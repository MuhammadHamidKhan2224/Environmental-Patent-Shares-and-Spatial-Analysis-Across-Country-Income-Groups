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FB5EDB" w14:textId="77777777" w:rsidR="0079493F" w:rsidRPr="00463729" w:rsidRDefault="00000000" w:rsidP="00463729">
      <w:pPr>
        <w:pStyle w:val="Title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463729">
        <w:rPr>
          <w:rFonts w:ascii="Times New Roman" w:hAnsi="Times New Roman" w:cs="Times New Roman"/>
          <w:bCs/>
          <w:sz w:val="24"/>
          <w:szCs w:val="24"/>
        </w:rPr>
        <w:t>Environmental Patent Shares Across Country Income Groups</w:t>
      </w:r>
    </w:p>
    <w:p w14:paraId="4B72E2DB" w14:textId="77777777" w:rsidR="0079493F" w:rsidRPr="00463729" w:rsidRDefault="00000000" w:rsidP="00463729">
      <w:pPr>
        <w:pStyle w:val="Subtitle"/>
        <w:jc w:val="center"/>
        <w:rPr>
          <w:rFonts w:ascii="Times New Roman" w:hAnsi="Times New Roman" w:cs="Times New Roman"/>
          <w:b/>
          <w:bCs/>
        </w:rPr>
      </w:pPr>
      <w:r w:rsidRPr="00463729">
        <w:rPr>
          <w:rFonts w:ascii="Times New Roman" w:hAnsi="Times New Roman" w:cs="Times New Roman"/>
          <w:b/>
          <w:bCs/>
        </w:rPr>
        <w:t>Country trends from 1990 to 2024 and exploratory spatial regression for 2022</w:t>
      </w:r>
    </w:p>
    <w:p w14:paraId="4A9F4B1C" w14:textId="059015A1" w:rsidR="0079493F" w:rsidRPr="00463729" w:rsidRDefault="00463729" w:rsidP="0046372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research investigated the spatial regression and conducted the trend analysis of environmental patents for 195 countries in three income-based grouping.</w:t>
      </w:r>
      <w:r w:rsidR="00000000" w:rsidRPr="0046372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This analysis is based on the geographic mapping, spatial regression and trend variation over the time. </w:t>
      </w:r>
    </w:p>
    <w:p w14:paraId="1CFC14D6" w14:textId="743073DB" w:rsidR="0079493F" w:rsidRPr="00463729" w:rsidRDefault="00463729">
      <w:pPr>
        <w:pStyle w:val="Caption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Spatial Association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16"/>
        <w:gridCol w:w="1512"/>
        <w:gridCol w:w="2142"/>
        <w:gridCol w:w="1701"/>
        <w:gridCol w:w="2853"/>
      </w:tblGrid>
      <w:tr w:rsidR="0079493F" w:rsidRPr="00463729" w14:paraId="05F1D78C" w14:textId="77777777" w:rsidTr="00463729">
        <w:trPr>
          <w:cantSplit/>
          <w:tblHeader/>
          <w:jc w:val="center"/>
        </w:trPr>
        <w:tc>
          <w:tcPr>
            <w:tcW w:w="201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DB80FAA" w14:textId="77777777" w:rsidR="0079493F" w:rsidRPr="00463729" w:rsidRDefault="00000000">
            <w:pPr>
              <w:spacing w:before="40" w:after="40" w:line="252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463729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Income group</w:t>
            </w:r>
          </w:p>
        </w:tc>
        <w:tc>
          <w:tcPr>
            <w:tcW w:w="151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93DAFE4" w14:textId="77777777" w:rsidR="0079493F" w:rsidRPr="00463729" w:rsidRDefault="00000000">
            <w:pPr>
              <w:spacing w:before="40" w:after="40" w:line="252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63729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Economies</w:t>
            </w:r>
          </w:p>
        </w:tc>
        <w:tc>
          <w:tcPr>
            <w:tcW w:w="214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E91B470" w14:textId="77777777" w:rsidR="0079493F" w:rsidRPr="00463729" w:rsidRDefault="00000000">
            <w:pPr>
              <w:spacing w:before="40" w:after="40" w:line="252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63729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Spatial</w:t>
            </w:r>
            <w:r w:rsidRPr="00463729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br/>
              <w:t>coefficient ρ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6C41B22" w14:textId="77777777" w:rsidR="0079493F" w:rsidRPr="00463729" w:rsidRDefault="00000000">
            <w:pPr>
              <w:spacing w:before="40" w:after="40" w:line="252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63729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Nominal</w:t>
            </w:r>
            <w:r w:rsidRPr="00463729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br/>
              <w:t>p value</w:t>
            </w:r>
          </w:p>
        </w:tc>
        <w:tc>
          <w:tcPr>
            <w:tcW w:w="285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C51B74D" w14:textId="77777777" w:rsidR="0079493F" w:rsidRPr="00463729" w:rsidRDefault="00000000">
            <w:pPr>
              <w:spacing w:before="40" w:after="40" w:line="252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63729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At nominal</w:t>
            </w:r>
            <w:r w:rsidRPr="00463729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br/>
              <w:t>5% level</w:t>
            </w:r>
          </w:p>
        </w:tc>
      </w:tr>
      <w:tr w:rsidR="0079493F" w:rsidRPr="00463729" w14:paraId="24ADFB94" w14:textId="77777777" w:rsidTr="00463729">
        <w:trPr>
          <w:cantSplit/>
          <w:jc w:val="center"/>
        </w:trPr>
        <w:tc>
          <w:tcPr>
            <w:tcW w:w="2016" w:type="dxa"/>
            <w:tcBorders>
              <w:top w:val="single" w:sz="4" w:space="0" w:color="auto"/>
            </w:tcBorders>
            <w:shd w:val="clear" w:color="auto" w:fill="auto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9E6CFC8" w14:textId="77777777" w:rsidR="0079493F" w:rsidRPr="00463729" w:rsidRDefault="00000000">
            <w:pPr>
              <w:spacing w:before="40" w:after="40" w:line="252" w:lineRule="auto"/>
              <w:rPr>
                <w:rFonts w:ascii="Times New Roman" w:hAnsi="Times New Roman" w:cs="Times New Roman"/>
              </w:rPr>
            </w:pPr>
            <w:r w:rsidRPr="00463729">
              <w:rPr>
                <w:rFonts w:ascii="Times New Roman" w:hAnsi="Times New Roman" w:cs="Times New Roman"/>
                <w:sz w:val="20"/>
              </w:rPr>
              <w:t>High income</w:t>
            </w:r>
          </w:p>
        </w:tc>
        <w:tc>
          <w:tcPr>
            <w:tcW w:w="1512" w:type="dxa"/>
            <w:tcBorders>
              <w:top w:val="single" w:sz="4" w:space="0" w:color="auto"/>
            </w:tcBorders>
            <w:shd w:val="clear" w:color="auto" w:fill="auto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6BDEECB" w14:textId="77777777" w:rsidR="0079493F" w:rsidRPr="00463729" w:rsidRDefault="00000000">
            <w:pPr>
              <w:spacing w:before="40" w:after="40" w:line="252" w:lineRule="auto"/>
              <w:jc w:val="center"/>
              <w:rPr>
                <w:rFonts w:ascii="Times New Roman" w:hAnsi="Times New Roman" w:cs="Times New Roman"/>
              </w:rPr>
            </w:pPr>
            <w:r w:rsidRPr="00463729">
              <w:rPr>
                <w:rFonts w:ascii="Times New Roman" w:hAnsi="Times New Roman" w:cs="Times New Roman"/>
                <w:sz w:val="20"/>
              </w:rPr>
              <w:t>72</w:t>
            </w:r>
          </w:p>
        </w:tc>
        <w:tc>
          <w:tcPr>
            <w:tcW w:w="2142" w:type="dxa"/>
            <w:tcBorders>
              <w:top w:val="single" w:sz="4" w:space="0" w:color="auto"/>
            </w:tcBorders>
            <w:shd w:val="clear" w:color="auto" w:fill="auto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F7EB1FF" w14:textId="77777777" w:rsidR="0079493F" w:rsidRPr="00463729" w:rsidRDefault="00000000">
            <w:pPr>
              <w:spacing w:before="40" w:after="40" w:line="252" w:lineRule="auto"/>
              <w:jc w:val="center"/>
              <w:rPr>
                <w:rFonts w:ascii="Times New Roman" w:hAnsi="Times New Roman" w:cs="Times New Roman"/>
              </w:rPr>
            </w:pPr>
            <w:r w:rsidRPr="00463729">
              <w:rPr>
                <w:rFonts w:ascii="Times New Roman" w:hAnsi="Times New Roman" w:cs="Times New Roman"/>
                <w:sz w:val="20"/>
              </w:rPr>
              <w:t>0.011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shd w:val="clear" w:color="auto" w:fill="auto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A7F4BB9" w14:textId="77777777" w:rsidR="0079493F" w:rsidRPr="00463729" w:rsidRDefault="00000000">
            <w:pPr>
              <w:spacing w:before="40" w:after="40" w:line="252" w:lineRule="auto"/>
              <w:jc w:val="center"/>
              <w:rPr>
                <w:rFonts w:ascii="Times New Roman" w:hAnsi="Times New Roman" w:cs="Times New Roman"/>
              </w:rPr>
            </w:pPr>
            <w:r w:rsidRPr="00463729">
              <w:rPr>
                <w:rFonts w:ascii="Times New Roman" w:hAnsi="Times New Roman" w:cs="Times New Roman"/>
                <w:sz w:val="20"/>
              </w:rPr>
              <w:t>0.745</w:t>
            </w:r>
          </w:p>
        </w:tc>
        <w:tc>
          <w:tcPr>
            <w:tcW w:w="2853" w:type="dxa"/>
            <w:tcBorders>
              <w:top w:val="single" w:sz="4" w:space="0" w:color="auto"/>
            </w:tcBorders>
            <w:shd w:val="clear" w:color="auto" w:fill="auto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088A1A4" w14:textId="77777777" w:rsidR="0079493F" w:rsidRPr="00463729" w:rsidRDefault="00000000">
            <w:pPr>
              <w:spacing w:before="40" w:after="40" w:line="252" w:lineRule="auto"/>
              <w:jc w:val="center"/>
              <w:rPr>
                <w:rFonts w:ascii="Times New Roman" w:hAnsi="Times New Roman" w:cs="Times New Roman"/>
              </w:rPr>
            </w:pPr>
            <w:r w:rsidRPr="00463729">
              <w:rPr>
                <w:rFonts w:ascii="Times New Roman" w:hAnsi="Times New Roman" w:cs="Times New Roman"/>
                <w:sz w:val="20"/>
              </w:rPr>
              <w:t>Inconclusive</w:t>
            </w:r>
          </w:p>
        </w:tc>
      </w:tr>
      <w:tr w:rsidR="0079493F" w:rsidRPr="00463729" w14:paraId="366CC011" w14:textId="77777777" w:rsidTr="00463729">
        <w:trPr>
          <w:cantSplit/>
          <w:jc w:val="center"/>
        </w:trPr>
        <w:tc>
          <w:tcPr>
            <w:tcW w:w="2016" w:type="dxa"/>
            <w:shd w:val="clear" w:color="auto" w:fill="auto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1991EED" w14:textId="77777777" w:rsidR="0079493F" w:rsidRPr="00463729" w:rsidRDefault="00000000">
            <w:pPr>
              <w:spacing w:before="40" w:after="40" w:line="252" w:lineRule="auto"/>
              <w:rPr>
                <w:rFonts w:ascii="Times New Roman" w:hAnsi="Times New Roman" w:cs="Times New Roman"/>
              </w:rPr>
            </w:pPr>
            <w:r w:rsidRPr="00463729">
              <w:rPr>
                <w:rFonts w:ascii="Times New Roman" w:hAnsi="Times New Roman" w:cs="Times New Roman"/>
                <w:sz w:val="20"/>
              </w:rPr>
              <w:t>Middle income</w:t>
            </w:r>
          </w:p>
        </w:tc>
        <w:tc>
          <w:tcPr>
            <w:tcW w:w="1512" w:type="dxa"/>
            <w:shd w:val="clear" w:color="auto" w:fill="auto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A4452D9" w14:textId="77777777" w:rsidR="0079493F" w:rsidRPr="00463729" w:rsidRDefault="00000000">
            <w:pPr>
              <w:spacing w:before="40" w:after="40" w:line="252" w:lineRule="auto"/>
              <w:jc w:val="center"/>
              <w:rPr>
                <w:rFonts w:ascii="Times New Roman" w:hAnsi="Times New Roman" w:cs="Times New Roman"/>
              </w:rPr>
            </w:pPr>
            <w:r w:rsidRPr="00463729">
              <w:rPr>
                <w:rFonts w:ascii="Times New Roman" w:hAnsi="Times New Roman" w:cs="Times New Roman"/>
                <w:sz w:val="20"/>
              </w:rPr>
              <w:t>102</w:t>
            </w:r>
          </w:p>
        </w:tc>
        <w:tc>
          <w:tcPr>
            <w:tcW w:w="2142" w:type="dxa"/>
            <w:shd w:val="clear" w:color="auto" w:fill="auto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A2B2620" w14:textId="77777777" w:rsidR="0079493F" w:rsidRPr="00463729" w:rsidRDefault="00000000">
            <w:pPr>
              <w:spacing w:before="40" w:after="40" w:line="252" w:lineRule="auto"/>
              <w:jc w:val="center"/>
              <w:rPr>
                <w:rFonts w:ascii="Times New Roman" w:hAnsi="Times New Roman" w:cs="Times New Roman"/>
              </w:rPr>
            </w:pPr>
            <w:r w:rsidRPr="00463729">
              <w:rPr>
                <w:rFonts w:ascii="Times New Roman" w:hAnsi="Times New Roman" w:cs="Times New Roman"/>
                <w:sz w:val="20"/>
              </w:rPr>
              <w:t>0.074</w:t>
            </w:r>
          </w:p>
        </w:tc>
        <w:tc>
          <w:tcPr>
            <w:tcW w:w="1701" w:type="dxa"/>
            <w:shd w:val="clear" w:color="auto" w:fill="auto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462648F" w14:textId="77777777" w:rsidR="0079493F" w:rsidRPr="00463729" w:rsidRDefault="00000000">
            <w:pPr>
              <w:spacing w:before="40" w:after="40" w:line="252" w:lineRule="auto"/>
              <w:jc w:val="center"/>
              <w:rPr>
                <w:rFonts w:ascii="Times New Roman" w:hAnsi="Times New Roman" w:cs="Times New Roman"/>
              </w:rPr>
            </w:pPr>
            <w:r w:rsidRPr="00463729">
              <w:rPr>
                <w:rFonts w:ascii="Times New Roman" w:hAnsi="Times New Roman" w:cs="Times New Roman"/>
                <w:sz w:val="20"/>
              </w:rPr>
              <w:t>0.035</w:t>
            </w:r>
          </w:p>
        </w:tc>
        <w:tc>
          <w:tcPr>
            <w:tcW w:w="2853" w:type="dxa"/>
            <w:shd w:val="clear" w:color="auto" w:fill="auto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DB867A3" w14:textId="77777777" w:rsidR="0079493F" w:rsidRPr="00463729" w:rsidRDefault="00000000">
            <w:pPr>
              <w:spacing w:before="40" w:after="40" w:line="252" w:lineRule="auto"/>
              <w:jc w:val="center"/>
              <w:rPr>
                <w:rFonts w:ascii="Times New Roman" w:hAnsi="Times New Roman" w:cs="Times New Roman"/>
              </w:rPr>
            </w:pPr>
            <w:r w:rsidRPr="00463729">
              <w:rPr>
                <w:rFonts w:ascii="Times New Roman" w:hAnsi="Times New Roman" w:cs="Times New Roman"/>
                <w:sz w:val="20"/>
              </w:rPr>
              <w:t>Positive association</w:t>
            </w:r>
          </w:p>
        </w:tc>
      </w:tr>
      <w:tr w:rsidR="0079493F" w:rsidRPr="00463729" w14:paraId="4CD09263" w14:textId="77777777" w:rsidTr="00463729">
        <w:trPr>
          <w:cantSplit/>
          <w:jc w:val="center"/>
        </w:trPr>
        <w:tc>
          <w:tcPr>
            <w:tcW w:w="2016" w:type="dxa"/>
            <w:tcBorders>
              <w:bottom w:val="single" w:sz="4" w:space="0" w:color="auto"/>
            </w:tcBorders>
            <w:shd w:val="clear" w:color="auto" w:fill="auto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5111C94" w14:textId="77777777" w:rsidR="0079493F" w:rsidRPr="00463729" w:rsidRDefault="00000000">
            <w:pPr>
              <w:spacing w:before="40" w:after="40" w:line="252" w:lineRule="auto"/>
              <w:rPr>
                <w:rFonts w:ascii="Times New Roman" w:hAnsi="Times New Roman" w:cs="Times New Roman"/>
              </w:rPr>
            </w:pPr>
            <w:r w:rsidRPr="00463729">
              <w:rPr>
                <w:rFonts w:ascii="Times New Roman" w:hAnsi="Times New Roman" w:cs="Times New Roman"/>
                <w:sz w:val="20"/>
              </w:rPr>
              <w:t>Low income</w:t>
            </w:r>
          </w:p>
        </w:tc>
        <w:tc>
          <w:tcPr>
            <w:tcW w:w="1512" w:type="dxa"/>
            <w:tcBorders>
              <w:bottom w:val="single" w:sz="4" w:space="0" w:color="auto"/>
            </w:tcBorders>
            <w:shd w:val="clear" w:color="auto" w:fill="auto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C82096B" w14:textId="77777777" w:rsidR="0079493F" w:rsidRPr="00463729" w:rsidRDefault="00000000">
            <w:pPr>
              <w:spacing w:before="40" w:after="40" w:line="252" w:lineRule="auto"/>
              <w:jc w:val="center"/>
              <w:rPr>
                <w:rFonts w:ascii="Times New Roman" w:hAnsi="Times New Roman" w:cs="Times New Roman"/>
              </w:rPr>
            </w:pPr>
            <w:r w:rsidRPr="00463729">
              <w:rPr>
                <w:rFonts w:ascii="Times New Roman" w:hAnsi="Times New Roman" w:cs="Times New Roman"/>
                <w:sz w:val="20"/>
              </w:rPr>
              <w:t>21</w:t>
            </w:r>
          </w:p>
        </w:tc>
        <w:tc>
          <w:tcPr>
            <w:tcW w:w="2142" w:type="dxa"/>
            <w:tcBorders>
              <w:bottom w:val="single" w:sz="4" w:space="0" w:color="auto"/>
            </w:tcBorders>
            <w:shd w:val="clear" w:color="auto" w:fill="auto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3B03BCB" w14:textId="77777777" w:rsidR="0079493F" w:rsidRPr="00463729" w:rsidRDefault="00000000">
            <w:pPr>
              <w:spacing w:before="40" w:after="40" w:line="252" w:lineRule="auto"/>
              <w:jc w:val="center"/>
              <w:rPr>
                <w:rFonts w:ascii="Times New Roman" w:hAnsi="Times New Roman" w:cs="Times New Roman"/>
              </w:rPr>
            </w:pPr>
            <w:r w:rsidRPr="00463729">
              <w:rPr>
                <w:rFonts w:ascii="Times New Roman" w:hAnsi="Times New Roman" w:cs="Times New Roman"/>
                <w:sz w:val="20"/>
              </w:rPr>
              <w:t>0.093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auto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AF2A035" w14:textId="77777777" w:rsidR="0079493F" w:rsidRPr="00463729" w:rsidRDefault="00000000">
            <w:pPr>
              <w:spacing w:before="40" w:after="40" w:line="252" w:lineRule="auto"/>
              <w:jc w:val="center"/>
              <w:rPr>
                <w:rFonts w:ascii="Times New Roman" w:hAnsi="Times New Roman" w:cs="Times New Roman"/>
              </w:rPr>
            </w:pPr>
            <w:r w:rsidRPr="00463729">
              <w:rPr>
                <w:rFonts w:ascii="Times New Roman" w:hAnsi="Times New Roman" w:cs="Times New Roman"/>
                <w:sz w:val="20"/>
              </w:rPr>
              <w:t>0.392</w:t>
            </w:r>
          </w:p>
        </w:tc>
        <w:tc>
          <w:tcPr>
            <w:tcW w:w="2853" w:type="dxa"/>
            <w:tcBorders>
              <w:bottom w:val="single" w:sz="4" w:space="0" w:color="auto"/>
            </w:tcBorders>
            <w:shd w:val="clear" w:color="auto" w:fill="auto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8F8D358" w14:textId="77777777" w:rsidR="0079493F" w:rsidRPr="00463729" w:rsidRDefault="00000000">
            <w:pPr>
              <w:spacing w:before="40" w:after="40" w:line="252" w:lineRule="auto"/>
              <w:jc w:val="center"/>
              <w:rPr>
                <w:rFonts w:ascii="Times New Roman" w:hAnsi="Times New Roman" w:cs="Times New Roman"/>
              </w:rPr>
            </w:pPr>
            <w:r w:rsidRPr="00463729">
              <w:rPr>
                <w:rFonts w:ascii="Times New Roman" w:hAnsi="Times New Roman" w:cs="Times New Roman"/>
                <w:sz w:val="20"/>
              </w:rPr>
              <w:t>Inconclusive</w:t>
            </w:r>
          </w:p>
        </w:tc>
      </w:tr>
    </w:tbl>
    <w:p w14:paraId="558CDEF7" w14:textId="0B6004C4" w:rsidR="0079493F" w:rsidRPr="00463729" w:rsidRDefault="0079493F">
      <w:pPr>
        <w:spacing w:after="0"/>
        <w:rPr>
          <w:rFonts w:ascii="Times New Roman" w:hAnsi="Times New Roman" w:cs="Times New Roman"/>
        </w:rPr>
      </w:pPr>
    </w:p>
    <w:p w14:paraId="18529B06" w14:textId="4E6C1EA5" w:rsidR="0079493F" w:rsidRPr="007C5A64" w:rsidRDefault="00000000" w:rsidP="007C5A64">
      <w:pPr>
        <w:pStyle w:val="Caption"/>
        <w:keepNext/>
        <w:rPr>
          <w:rFonts w:ascii="Times New Roman" w:hAnsi="Times New Roman" w:cs="Times New Roman"/>
          <w:sz w:val="24"/>
          <w:szCs w:val="24"/>
        </w:rPr>
      </w:pPr>
      <w:r w:rsidRPr="007C5A64">
        <w:rPr>
          <w:rFonts w:ascii="Times New Roman" w:hAnsi="Times New Roman" w:cs="Times New Roman"/>
          <w:sz w:val="24"/>
          <w:szCs w:val="24"/>
        </w:rPr>
        <w:t xml:space="preserve">High </w:t>
      </w:r>
      <w:r w:rsidR="00014FB3" w:rsidRPr="007C5A64">
        <w:rPr>
          <w:rFonts w:ascii="Times New Roman" w:hAnsi="Times New Roman" w:cs="Times New Roman"/>
          <w:sz w:val="24"/>
          <w:szCs w:val="24"/>
        </w:rPr>
        <w:t>I</w:t>
      </w:r>
      <w:r w:rsidRPr="007C5A64">
        <w:rPr>
          <w:rFonts w:ascii="Times New Roman" w:hAnsi="Times New Roman" w:cs="Times New Roman"/>
          <w:sz w:val="24"/>
          <w:szCs w:val="24"/>
        </w:rPr>
        <w:t xml:space="preserve">ncome </w:t>
      </w:r>
      <w:r w:rsidR="00014FB3" w:rsidRPr="007C5A64">
        <w:rPr>
          <w:rFonts w:ascii="Times New Roman" w:hAnsi="Times New Roman" w:cs="Times New Roman"/>
          <w:sz w:val="24"/>
          <w:szCs w:val="24"/>
        </w:rPr>
        <w:t>C</w:t>
      </w:r>
      <w:r w:rsidRPr="007C5A64">
        <w:rPr>
          <w:rFonts w:ascii="Times New Roman" w:hAnsi="Times New Roman" w:cs="Times New Roman"/>
          <w:sz w:val="24"/>
          <w:szCs w:val="24"/>
        </w:rPr>
        <w:t xml:space="preserve">ountry </w:t>
      </w:r>
      <w:r w:rsidR="00014FB3" w:rsidRPr="007C5A64">
        <w:rPr>
          <w:rFonts w:ascii="Times New Roman" w:hAnsi="Times New Roman" w:cs="Times New Roman"/>
          <w:sz w:val="24"/>
          <w:szCs w:val="24"/>
        </w:rPr>
        <w:t>T</w:t>
      </w:r>
      <w:r w:rsidRPr="007C5A64">
        <w:rPr>
          <w:rFonts w:ascii="Times New Roman" w:hAnsi="Times New Roman" w:cs="Times New Roman"/>
          <w:sz w:val="24"/>
          <w:szCs w:val="24"/>
        </w:rPr>
        <w:t>rends</w:t>
      </w:r>
      <w:r w:rsidR="00014FB3" w:rsidRPr="007C5A64">
        <w:rPr>
          <w:rFonts w:ascii="Times New Roman" w:hAnsi="Times New Roman" w:cs="Times New Roman"/>
          <w:sz w:val="24"/>
          <w:szCs w:val="24"/>
        </w:rPr>
        <w:t xml:space="preserve"> -</w:t>
      </w:r>
      <w:r w:rsidR="00014FB3" w:rsidRPr="00014FB3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r w:rsidR="00014FB3" w:rsidRPr="00014FB3">
        <w:rPr>
          <w:rFonts w:ascii="Times New Roman" w:hAnsi="Times New Roman" w:cs="Times New Roman"/>
          <w:b w:val="0"/>
          <w:sz w:val="24"/>
          <w:szCs w:val="24"/>
        </w:rPr>
        <w:t xml:space="preserve">Environmental patent shares from 1990 to 2024 </w:t>
      </w:r>
    </w:p>
    <w:p w14:paraId="1837ECEC" w14:textId="77777777" w:rsidR="0079493F" w:rsidRPr="00463729" w:rsidRDefault="00000000">
      <w:pPr>
        <w:keepNext/>
        <w:spacing w:after="60"/>
        <w:jc w:val="center"/>
        <w:rPr>
          <w:rFonts w:ascii="Times New Roman" w:hAnsi="Times New Roman" w:cs="Times New Roman"/>
        </w:rPr>
      </w:pPr>
      <w:r w:rsidRPr="00463729">
        <w:rPr>
          <w:rFonts w:ascii="Times New Roman" w:hAnsi="Times New Roman" w:cs="Times New Roman"/>
          <w:noProof/>
        </w:rPr>
        <w:drawing>
          <wp:inline distT="0" distB="0" distL="0" distR="0" wp14:anchorId="4D7039E4" wp14:editId="3D47CB30">
            <wp:extent cx="3693359" cy="2149865"/>
            <wp:effectExtent l="0" t="0" r="2540" b="3175"/>
            <wp:docPr id="1" name="Picture 1" descr="High income environmental patent share series for country panel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gh_line_panel_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09287" cy="2159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8C964" w14:textId="77777777" w:rsidR="0079493F" w:rsidRPr="007C5A64" w:rsidRDefault="00000000" w:rsidP="007C5A64">
      <w:pPr>
        <w:keepNext/>
        <w:tabs>
          <w:tab w:val="left" w:pos="3384"/>
          <w:tab w:val="left" w:pos="6768"/>
        </w:tabs>
        <w:spacing w:after="0" w:line="240" w:lineRule="auto"/>
        <w:jc w:val="center"/>
        <w:rPr>
          <w:rFonts w:ascii="Times New Roman" w:hAnsi="Times New Roman" w:cs="Times New Roman"/>
          <w:sz w:val="14"/>
          <w:szCs w:val="14"/>
        </w:rPr>
      </w:pPr>
      <w:r w:rsidRPr="007C5A64">
        <w:rPr>
          <w:rFonts w:ascii="Times New Roman" w:hAnsi="Times New Roman" w:cs="Times New Roman"/>
          <w:b/>
          <w:color w:val="1F77B4"/>
          <w:sz w:val="14"/>
          <w:szCs w:val="14"/>
        </w:rPr>
        <w:t xml:space="preserve">--- </w:t>
      </w:r>
      <w:r w:rsidRPr="007C5A64">
        <w:rPr>
          <w:rFonts w:ascii="Times New Roman" w:hAnsi="Times New Roman" w:cs="Times New Roman"/>
          <w:sz w:val="10"/>
          <w:szCs w:val="14"/>
        </w:rPr>
        <w:t>Andorra</w:t>
      </w:r>
      <w:r w:rsidRPr="007C5A64">
        <w:rPr>
          <w:rFonts w:ascii="Times New Roman" w:hAnsi="Times New Roman" w:cs="Times New Roman"/>
          <w:sz w:val="14"/>
          <w:szCs w:val="14"/>
        </w:rPr>
        <w:tab/>
      </w:r>
      <w:r w:rsidRPr="007C5A64">
        <w:rPr>
          <w:rFonts w:ascii="Times New Roman" w:hAnsi="Times New Roman" w:cs="Times New Roman"/>
          <w:b/>
          <w:color w:val="FF7F0E"/>
          <w:sz w:val="14"/>
          <w:szCs w:val="14"/>
        </w:rPr>
        <w:t xml:space="preserve">--- </w:t>
      </w:r>
      <w:r w:rsidRPr="007C5A64">
        <w:rPr>
          <w:rFonts w:ascii="Times New Roman" w:hAnsi="Times New Roman" w:cs="Times New Roman"/>
          <w:sz w:val="10"/>
          <w:szCs w:val="14"/>
        </w:rPr>
        <w:t>Antigua and Barbuda</w:t>
      </w:r>
      <w:r w:rsidRPr="007C5A64">
        <w:rPr>
          <w:rFonts w:ascii="Times New Roman" w:hAnsi="Times New Roman" w:cs="Times New Roman"/>
          <w:sz w:val="14"/>
          <w:szCs w:val="14"/>
        </w:rPr>
        <w:tab/>
      </w:r>
      <w:r w:rsidRPr="007C5A64">
        <w:rPr>
          <w:rFonts w:ascii="Times New Roman" w:hAnsi="Times New Roman" w:cs="Times New Roman"/>
          <w:b/>
          <w:color w:val="2CA02C"/>
          <w:sz w:val="14"/>
          <w:szCs w:val="14"/>
        </w:rPr>
        <w:t xml:space="preserve">--- </w:t>
      </w:r>
      <w:r w:rsidRPr="007C5A64">
        <w:rPr>
          <w:rFonts w:ascii="Times New Roman" w:hAnsi="Times New Roman" w:cs="Times New Roman"/>
          <w:sz w:val="10"/>
          <w:szCs w:val="14"/>
        </w:rPr>
        <w:t>Aruba</w:t>
      </w:r>
    </w:p>
    <w:p w14:paraId="7EA2C8E2" w14:textId="2D37DBB8" w:rsidR="0079493F" w:rsidRPr="007C5A64" w:rsidRDefault="007C5A64" w:rsidP="007C5A64">
      <w:pPr>
        <w:keepNext/>
        <w:tabs>
          <w:tab w:val="left" w:pos="3384"/>
          <w:tab w:val="left" w:pos="6768"/>
        </w:tabs>
        <w:spacing w:after="0" w:line="240" w:lineRule="auto"/>
        <w:jc w:val="center"/>
        <w:rPr>
          <w:rFonts w:ascii="Times New Roman" w:hAnsi="Times New Roman" w:cs="Times New Roman"/>
          <w:sz w:val="14"/>
          <w:szCs w:val="14"/>
        </w:rPr>
      </w:pPr>
      <w:r w:rsidRPr="007C5A64">
        <w:rPr>
          <w:rFonts w:ascii="Times New Roman" w:hAnsi="Times New Roman" w:cs="Times New Roman"/>
          <w:b/>
          <w:color w:val="D62728"/>
          <w:sz w:val="14"/>
          <w:szCs w:val="14"/>
        </w:rPr>
        <w:t xml:space="preserve"> </w:t>
      </w:r>
      <w:r w:rsidR="00000000" w:rsidRPr="007C5A64">
        <w:rPr>
          <w:rFonts w:ascii="Times New Roman" w:hAnsi="Times New Roman" w:cs="Times New Roman"/>
          <w:b/>
          <w:color w:val="D62728"/>
          <w:sz w:val="14"/>
          <w:szCs w:val="14"/>
        </w:rPr>
        <w:t xml:space="preserve">--- </w:t>
      </w:r>
      <w:r w:rsidR="00000000" w:rsidRPr="007C5A64">
        <w:rPr>
          <w:rFonts w:ascii="Times New Roman" w:hAnsi="Times New Roman" w:cs="Times New Roman"/>
          <w:sz w:val="10"/>
          <w:szCs w:val="14"/>
        </w:rPr>
        <w:t>Australia</w:t>
      </w:r>
      <w:r w:rsidR="00000000" w:rsidRPr="007C5A64">
        <w:rPr>
          <w:rFonts w:ascii="Times New Roman" w:hAnsi="Times New Roman" w:cs="Times New Roman"/>
          <w:sz w:val="14"/>
          <w:szCs w:val="14"/>
        </w:rPr>
        <w:tab/>
      </w:r>
      <w:r w:rsidRPr="007C5A64">
        <w:rPr>
          <w:rFonts w:ascii="Times New Roman" w:hAnsi="Times New Roman" w:cs="Times New Roman"/>
          <w:sz w:val="14"/>
          <w:szCs w:val="14"/>
        </w:rPr>
        <w:t xml:space="preserve"> </w:t>
      </w:r>
      <w:r w:rsidR="00000000" w:rsidRPr="007C5A64">
        <w:rPr>
          <w:rFonts w:ascii="Times New Roman" w:hAnsi="Times New Roman" w:cs="Times New Roman"/>
          <w:b/>
          <w:color w:val="9467BD"/>
          <w:sz w:val="14"/>
          <w:szCs w:val="14"/>
        </w:rPr>
        <w:t xml:space="preserve">--- </w:t>
      </w:r>
      <w:r w:rsidR="00000000" w:rsidRPr="007C5A64">
        <w:rPr>
          <w:rFonts w:ascii="Times New Roman" w:hAnsi="Times New Roman" w:cs="Times New Roman"/>
          <w:sz w:val="10"/>
          <w:szCs w:val="14"/>
        </w:rPr>
        <w:t>Austria</w:t>
      </w:r>
      <w:r w:rsidR="00000000" w:rsidRPr="007C5A64">
        <w:rPr>
          <w:rFonts w:ascii="Times New Roman" w:hAnsi="Times New Roman" w:cs="Times New Roman"/>
          <w:sz w:val="14"/>
          <w:szCs w:val="14"/>
        </w:rPr>
        <w:tab/>
      </w:r>
      <w:r w:rsidR="00000000" w:rsidRPr="007C5A64">
        <w:rPr>
          <w:rFonts w:ascii="Times New Roman" w:hAnsi="Times New Roman" w:cs="Times New Roman"/>
          <w:b/>
          <w:color w:val="8C564B"/>
          <w:sz w:val="14"/>
          <w:szCs w:val="14"/>
        </w:rPr>
        <w:t xml:space="preserve">--- </w:t>
      </w:r>
      <w:r w:rsidR="00000000" w:rsidRPr="007C5A64">
        <w:rPr>
          <w:rFonts w:ascii="Times New Roman" w:hAnsi="Times New Roman" w:cs="Times New Roman"/>
          <w:sz w:val="10"/>
          <w:szCs w:val="14"/>
        </w:rPr>
        <w:t>Bahamas</w:t>
      </w:r>
    </w:p>
    <w:p w14:paraId="460171D9" w14:textId="1E2E766B" w:rsidR="0079493F" w:rsidRPr="007C5A64" w:rsidRDefault="007C5A64" w:rsidP="007C5A64">
      <w:pPr>
        <w:keepNext/>
        <w:tabs>
          <w:tab w:val="left" w:pos="3384"/>
          <w:tab w:val="left" w:pos="6768"/>
        </w:tabs>
        <w:spacing w:after="0" w:line="240" w:lineRule="auto"/>
        <w:jc w:val="center"/>
        <w:rPr>
          <w:rFonts w:ascii="Times New Roman" w:hAnsi="Times New Roman" w:cs="Times New Roman"/>
          <w:sz w:val="14"/>
          <w:szCs w:val="14"/>
        </w:rPr>
      </w:pPr>
      <w:r w:rsidRPr="007C5A64">
        <w:rPr>
          <w:rFonts w:ascii="Times New Roman" w:hAnsi="Times New Roman" w:cs="Times New Roman"/>
          <w:b/>
          <w:color w:val="E377C2"/>
          <w:sz w:val="14"/>
          <w:szCs w:val="14"/>
        </w:rPr>
        <w:t xml:space="preserve"> </w:t>
      </w:r>
      <w:r w:rsidR="00000000" w:rsidRPr="007C5A64">
        <w:rPr>
          <w:rFonts w:ascii="Times New Roman" w:hAnsi="Times New Roman" w:cs="Times New Roman"/>
          <w:b/>
          <w:color w:val="E377C2"/>
          <w:sz w:val="14"/>
          <w:szCs w:val="14"/>
        </w:rPr>
        <w:t xml:space="preserve">--- </w:t>
      </w:r>
      <w:r w:rsidR="00000000" w:rsidRPr="007C5A64">
        <w:rPr>
          <w:rFonts w:ascii="Times New Roman" w:hAnsi="Times New Roman" w:cs="Times New Roman"/>
          <w:sz w:val="10"/>
          <w:szCs w:val="14"/>
        </w:rPr>
        <w:t>Bahrain</w:t>
      </w:r>
      <w:r w:rsidRPr="007C5A64">
        <w:rPr>
          <w:rFonts w:ascii="Times New Roman" w:hAnsi="Times New Roman" w:cs="Times New Roman"/>
          <w:sz w:val="10"/>
          <w:szCs w:val="14"/>
        </w:rPr>
        <w:t xml:space="preserve"> </w:t>
      </w:r>
      <w:r w:rsidR="00000000" w:rsidRPr="007C5A64">
        <w:rPr>
          <w:rFonts w:ascii="Times New Roman" w:hAnsi="Times New Roman" w:cs="Times New Roman"/>
          <w:sz w:val="14"/>
          <w:szCs w:val="14"/>
        </w:rPr>
        <w:tab/>
      </w:r>
      <w:r w:rsidRPr="007C5A64">
        <w:rPr>
          <w:rFonts w:ascii="Times New Roman" w:hAnsi="Times New Roman" w:cs="Times New Roman"/>
          <w:sz w:val="14"/>
          <w:szCs w:val="14"/>
        </w:rPr>
        <w:t xml:space="preserve"> </w:t>
      </w:r>
      <w:r w:rsidR="00000000" w:rsidRPr="007C5A64">
        <w:rPr>
          <w:rFonts w:ascii="Times New Roman" w:hAnsi="Times New Roman" w:cs="Times New Roman"/>
          <w:b/>
          <w:color w:val="7F7F7F"/>
          <w:sz w:val="14"/>
          <w:szCs w:val="14"/>
        </w:rPr>
        <w:t xml:space="preserve">--- </w:t>
      </w:r>
      <w:r w:rsidR="00000000" w:rsidRPr="007C5A64">
        <w:rPr>
          <w:rFonts w:ascii="Times New Roman" w:hAnsi="Times New Roman" w:cs="Times New Roman"/>
          <w:sz w:val="10"/>
          <w:szCs w:val="14"/>
        </w:rPr>
        <w:t>Barbados</w:t>
      </w:r>
      <w:r w:rsidR="00000000" w:rsidRPr="007C5A64">
        <w:rPr>
          <w:rFonts w:ascii="Times New Roman" w:hAnsi="Times New Roman" w:cs="Times New Roman"/>
          <w:sz w:val="14"/>
          <w:szCs w:val="14"/>
        </w:rPr>
        <w:tab/>
      </w:r>
      <w:r w:rsidR="00000000" w:rsidRPr="007C5A64">
        <w:rPr>
          <w:rFonts w:ascii="Times New Roman" w:hAnsi="Times New Roman" w:cs="Times New Roman"/>
          <w:b/>
          <w:color w:val="BCBD22"/>
          <w:sz w:val="14"/>
          <w:szCs w:val="14"/>
        </w:rPr>
        <w:t xml:space="preserve">--- </w:t>
      </w:r>
      <w:r w:rsidR="00000000" w:rsidRPr="007C5A64">
        <w:rPr>
          <w:rFonts w:ascii="Times New Roman" w:hAnsi="Times New Roman" w:cs="Times New Roman"/>
          <w:sz w:val="10"/>
          <w:szCs w:val="14"/>
        </w:rPr>
        <w:t>Belgium</w:t>
      </w:r>
    </w:p>
    <w:p w14:paraId="0E4F69B6" w14:textId="06F44295" w:rsidR="0079493F" w:rsidRDefault="007C5A64" w:rsidP="00AD00E9">
      <w:pPr>
        <w:tabs>
          <w:tab w:val="left" w:pos="3384"/>
          <w:tab w:val="left" w:pos="6768"/>
        </w:tabs>
        <w:spacing w:after="0" w:line="240" w:lineRule="auto"/>
        <w:jc w:val="center"/>
        <w:rPr>
          <w:rFonts w:ascii="Times New Roman" w:hAnsi="Times New Roman" w:cs="Times New Roman"/>
          <w:sz w:val="10"/>
          <w:szCs w:val="14"/>
        </w:rPr>
      </w:pPr>
      <w:r w:rsidRPr="007C5A64">
        <w:rPr>
          <w:rFonts w:ascii="Times New Roman" w:hAnsi="Times New Roman" w:cs="Times New Roman"/>
          <w:b/>
          <w:color w:val="17BECF"/>
          <w:sz w:val="14"/>
          <w:szCs w:val="14"/>
        </w:rPr>
        <w:t xml:space="preserve"> </w:t>
      </w:r>
      <w:r w:rsidR="00000000" w:rsidRPr="007C5A64">
        <w:rPr>
          <w:rFonts w:ascii="Times New Roman" w:hAnsi="Times New Roman" w:cs="Times New Roman"/>
          <w:b/>
          <w:color w:val="17BECF"/>
          <w:sz w:val="14"/>
          <w:szCs w:val="14"/>
        </w:rPr>
        <w:t xml:space="preserve">--- </w:t>
      </w:r>
      <w:r w:rsidR="00000000" w:rsidRPr="007C5A64">
        <w:rPr>
          <w:rFonts w:ascii="Times New Roman" w:hAnsi="Times New Roman" w:cs="Times New Roman"/>
          <w:sz w:val="10"/>
          <w:szCs w:val="14"/>
        </w:rPr>
        <w:t>British Virgin Islands</w:t>
      </w:r>
      <w:r w:rsidR="00000000" w:rsidRPr="007C5A64">
        <w:rPr>
          <w:rFonts w:ascii="Times New Roman" w:hAnsi="Times New Roman" w:cs="Times New Roman"/>
          <w:sz w:val="14"/>
          <w:szCs w:val="14"/>
        </w:rPr>
        <w:tab/>
      </w:r>
      <w:r w:rsidRPr="007C5A64">
        <w:rPr>
          <w:rFonts w:ascii="Times New Roman" w:hAnsi="Times New Roman" w:cs="Times New Roman"/>
          <w:sz w:val="14"/>
          <w:szCs w:val="14"/>
        </w:rPr>
        <w:t xml:space="preserve"> </w:t>
      </w:r>
      <w:r w:rsidR="00000000" w:rsidRPr="007C5A64">
        <w:rPr>
          <w:rFonts w:ascii="Times New Roman" w:hAnsi="Times New Roman" w:cs="Times New Roman"/>
          <w:b/>
          <w:color w:val="AEC7E8"/>
          <w:sz w:val="14"/>
          <w:szCs w:val="14"/>
        </w:rPr>
        <w:t xml:space="preserve">--- </w:t>
      </w:r>
      <w:r w:rsidR="00000000" w:rsidRPr="007C5A64">
        <w:rPr>
          <w:rFonts w:ascii="Times New Roman" w:hAnsi="Times New Roman" w:cs="Times New Roman"/>
          <w:sz w:val="10"/>
          <w:szCs w:val="14"/>
        </w:rPr>
        <w:t>Brunei Darussalam</w:t>
      </w:r>
      <w:r w:rsidR="00000000" w:rsidRPr="007C5A64">
        <w:rPr>
          <w:rFonts w:ascii="Times New Roman" w:hAnsi="Times New Roman" w:cs="Times New Roman"/>
          <w:sz w:val="14"/>
          <w:szCs w:val="14"/>
        </w:rPr>
        <w:tab/>
      </w:r>
      <w:r w:rsidR="00000000" w:rsidRPr="007C5A64">
        <w:rPr>
          <w:rFonts w:ascii="Times New Roman" w:hAnsi="Times New Roman" w:cs="Times New Roman"/>
          <w:b/>
          <w:color w:val="FFBB78"/>
          <w:sz w:val="14"/>
          <w:szCs w:val="14"/>
        </w:rPr>
        <w:t xml:space="preserve">--- </w:t>
      </w:r>
      <w:r w:rsidR="00000000" w:rsidRPr="007C5A64">
        <w:rPr>
          <w:rFonts w:ascii="Times New Roman" w:hAnsi="Times New Roman" w:cs="Times New Roman"/>
          <w:sz w:val="10"/>
          <w:szCs w:val="14"/>
        </w:rPr>
        <w:t>Bulgaria</w:t>
      </w:r>
    </w:p>
    <w:p w14:paraId="73F0E591" w14:textId="77777777" w:rsidR="000D17C1" w:rsidRDefault="000D17C1" w:rsidP="00AD00E9">
      <w:pPr>
        <w:tabs>
          <w:tab w:val="left" w:pos="3384"/>
          <w:tab w:val="left" w:pos="6768"/>
        </w:tabs>
        <w:spacing w:after="0" w:line="240" w:lineRule="auto"/>
        <w:jc w:val="center"/>
        <w:rPr>
          <w:rFonts w:ascii="Times New Roman" w:hAnsi="Times New Roman" w:cs="Times New Roman"/>
          <w:sz w:val="10"/>
          <w:szCs w:val="14"/>
        </w:rPr>
      </w:pPr>
    </w:p>
    <w:p w14:paraId="568F373F" w14:textId="77777777" w:rsidR="000D17C1" w:rsidRPr="00AD00E9" w:rsidRDefault="000D17C1" w:rsidP="00AD00E9">
      <w:pPr>
        <w:tabs>
          <w:tab w:val="left" w:pos="3384"/>
          <w:tab w:val="left" w:pos="6768"/>
        </w:tabs>
        <w:spacing w:after="0" w:line="240" w:lineRule="auto"/>
        <w:jc w:val="center"/>
        <w:rPr>
          <w:rFonts w:ascii="Times New Roman" w:hAnsi="Times New Roman" w:cs="Times New Roman"/>
          <w:sz w:val="14"/>
          <w:szCs w:val="14"/>
        </w:rPr>
      </w:pPr>
    </w:p>
    <w:p w14:paraId="1797178D" w14:textId="77777777" w:rsidR="0079493F" w:rsidRPr="00463729" w:rsidRDefault="00000000">
      <w:pPr>
        <w:keepNext/>
        <w:spacing w:after="60"/>
        <w:jc w:val="center"/>
        <w:rPr>
          <w:rFonts w:ascii="Times New Roman" w:hAnsi="Times New Roman" w:cs="Times New Roman"/>
        </w:rPr>
      </w:pPr>
      <w:r w:rsidRPr="00463729">
        <w:rPr>
          <w:rFonts w:ascii="Times New Roman" w:hAnsi="Times New Roman" w:cs="Times New Roman"/>
          <w:noProof/>
        </w:rPr>
        <w:drawing>
          <wp:inline distT="0" distB="0" distL="0" distR="0" wp14:anchorId="269F88CB" wp14:editId="1D222EFE">
            <wp:extent cx="3534508" cy="2043536"/>
            <wp:effectExtent l="0" t="0" r="8890" b="0"/>
            <wp:docPr id="2" name="Picture 2" descr="High income environmental patent share series for country panel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gh_line_panel_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54498" cy="2055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F4B0D" w14:textId="77777777" w:rsidR="0079493F" w:rsidRPr="00AD00E9" w:rsidRDefault="00000000" w:rsidP="00AD00E9">
      <w:pPr>
        <w:keepNext/>
        <w:tabs>
          <w:tab w:val="left" w:pos="3384"/>
          <w:tab w:val="left" w:pos="6768"/>
        </w:tabs>
        <w:spacing w:after="0" w:line="240" w:lineRule="auto"/>
        <w:jc w:val="center"/>
        <w:rPr>
          <w:rFonts w:ascii="Times New Roman" w:hAnsi="Times New Roman" w:cs="Times New Roman"/>
          <w:sz w:val="16"/>
          <w:szCs w:val="16"/>
        </w:rPr>
      </w:pPr>
      <w:r w:rsidRPr="00AD00E9">
        <w:rPr>
          <w:rFonts w:ascii="Times New Roman" w:hAnsi="Times New Roman" w:cs="Times New Roman"/>
          <w:b/>
          <w:color w:val="1F77B4"/>
          <w:sz w:val="16"/>
          <w:szCs w:val="16"/>
        </w:rPr>
        <w:t xml:space="preserve">--- </w:t>
      </w:r>
      <w:r w:rsidRPr="00AD00E9">
        <w:rPr>
          <w:rFonts w:ascii="Times New Roman" w:hAnsi="Times New Roman" w:cs="Times New Roman"/>
          <w:sz w:val="12"/>
          <w:szCs w:val="16"/>
        </w:rPr>
        <w:t>Canada</w:t>
      </w:r>
      <w:r w:rsidRPr="00AD00E9">
        <w:rPr>
          <w:rFonts w:ascii="Times New Roman" w:hAnsi="Times New Roman" w:cs="Times New Roman"/>
          <w:sz w:val="16"/>
          <w:szCs w:val="16"/>
        </w:rPr>
        <w:tab/>
      </w:r>
      <w:r w:rsidRPr="00AD00E9">
        <w:rPr>
          <w:rFonts w:ascii="Times New Roman" w:hAnsi="Times New Roman" w:cs="Times New Roman"/>
          <w:b/>
          <w:color w:val="FF7F0E"/>
          <w:sz w:val="16"/>
          <w:szCs w:val="16"/>
        </w:rPr>
        <w:t xml:space="preserve">--- </w:t>
      </w:r>
      <w:r w:rsidRPr="00AD00E9">
        <w:rPr>
          <w:rFonts w:ascii="Times New Roman" w:hAnsi="Times New Roman" w:cs="Times New Roman"/>
          <w:sz w:val="12"/>
          <w:szCs w:val="16"/>
        </w:rPr>
        <w:t>Chile</w:t>
      </w:r>
      <w:r w:rsidRPr="00AD00E9">
        <w:rPr>
          <w:rFonts w:ascii="Times New Roman" w:hAnsi="Times New Roman" w:cs="Times New Roman"/>
          <w:sz w:val="16"/>
          <w:szCs w:val="16"/>
        </w:rPr>
        <w:tab/>
      </w:r>
      <w:r w:rsidRPr="00AD00E9">
        <w:rPr>
          <w:rFonts w:ascii="Times New Roman" w:hAnsi="Times New Roman" w:cs="Times New Roman"/>
          <w:b/>
          <w:color w:val="2CA02C"/>
          <w:sz w:val="16"/>
          <w:szCs w:val="16"/>
        </w:rPr>
        <w:t xml:space="preserve">--- </w:t>
      </w:r>
      <w:r w:rsidRPr="00AD00E9">
        <w:rPr>
          <w:rFonts w:ascii="Times New Roman" w:hAnsi="Times New Roman" w:cs="Times New Roman"/>
          <w:sz w:val="12"/>
          <w:szCs w:val="16"/>
        </w:rPr>
        <w:t>Costa Rica</w:t>
      </w:r>
    </w:p>
    <w:p w14:paraId="3A9EE87F" w14:textId="77777777" w:rsidR="0079493F" w:rsidRPr="00AD00E9" w:rsidRDefault="00000000" w:rsidP="00AD00E9">
      <w:pPr>
        <w:keepNext/>
        <w:tabs>
          <w:tab w:val="left" w:pos="3384"/>
          <w:tab w:val="left" w:pos="6768"/>
        </w:tabs>
        <w:spacing w:after="0" w:line="240" w:lineRule="auto"/>
        <w:jc w:val="center"/>
        <w:rPr>
          <w:rFonts w:ascii="Times New Roman" w:hAnsi="Times New Roman" w:cs="Times New Roman"/>
          <w:sz w:val="16"/>
          <w:szCs w:val="16"/>
        </w:rPr>
      </w:pPr>
      <w:r w:rsidRPr="00AD00E9">
        <w:rPr>
          <w:rFonts w:ascii="Times New Roman" w:hAnsi="Times New Roman" w:cs="Times New Roman"/>
          <w:b/>
          <w:color w:val="D62728"/>
          <w:sz w:val="16"/>
          <w:szCs w:val="16"/>
        </w:rPr>
        <w:t xml:space="preserve">--- </w:t>
      </w:r>
      <w:r w:rsidRPr="00AD00E9">
        <w:rPr>
          <w:rFonts w:ascii="Times New Roman" w:hAnsi="Times New Roman" w:cs="Times New Roman"/>
          <w:sz w:val="12"/>
          <w:szCs w:val="16"/>
        </w:rPr>
        <w:t>Croatia</w:t>
      </w:r>
      <w:r w:rsidRPr="00AD00E9">
        <w:rPr>
          <w:rFonts w:ascii="Times New Roman" w:hAnsi="Times New Roman" w:cs="Times New Roman"/>
          <w:sz w:val="16"/>
          <w:szCs w:val="16"/>
        </w:rPr>
        <w:tab/>
      </w:r>
      <w:r w:rsidRPr="00AD00E9">
        <w:rPr>
          <w:rFonts w:ascii="Times New Roman" w:hAnsi="Times New Roman" w:cs="Times New Roman"/>
          <w:b/>
          <w:color w:val="9467BD"/>
          <w:sz w:val="16"/>
          <w:szCs w:val="16"/>
        </w:rPr>
        <w:t xml:space="preserve">--- </w:t>
      </w:r>
      <w:r w:rsidRPr="00AD00E9">
        <w:rPr>
          <w:rFonts w:ascii="Times New Roman" w:hAnsi="Times New Roman" w:cs="Times New Roman"/>
          <w:sz w:val="12"/>
          <w:szCs w:val="16"/>
        </w:rPr>
        <w:t>Cyprus</w:t>
      </w:r>
      <w:r w:rsidRPr="00AD00E9">
        <w:rPr>
          <w:rFonts w:ascii="Times New Roman" w:hAnsi="Times New Roman" w:cs="Times New Roman"/>
          <w:sz w:val="16"/>
          <w:szCs w:val="16"/>
        </w:rPr>
        <w:tab/>
      </w:r>
      <w:r w:rsidRPr="00AD00E9">
        <w:rPr>
          <w:rFonts w:ascii="Times New Roman" w:hAnsi="Times New Roman" w:cs="Times New Roman"/>
          <w:b/>
          <w:color w:val="8C564B"/>
          <w:sz w:val="16"/>
          <w:szCs w:val="16"/>
        </w:rPr>
        <w:t xml:space="preserve">--- </w:t>
      </w:r>
      <w:r w:rsidRPr="00AD00E9">
        <w:rPr>
          <w:rFonts w:ascii="Times New Roman" w:hAnsi="Times New Roman" w:cs="Times New Roman"/>
          <w:sz w:val="12"/>
          <w:szCs w:val="16"/>
        </w:rPr>
        <w:t>Czechia</w:t>
      </w:r>
    </w:p>
    <w:p w14:paraId="7D4A2181" w14:textId="77777777" w:rsidR="0079493F" w:rsidRPr="00AD00E9" w:rsidRDefault="00000000" w:rsidP="00AD00E9">
      <w:pPr>
        <w:keepNext/>
        <w:tabs>
          <w:tab w:val="left" w:pos="3384"/>
          <w:tab w:val="left" w:pos="6768"/>
        </w:tabs>
        <w:spacing w:after="0" w:line="240" w:lineRule="auto"/>
        <w:jc w:val="center"/>
        <w:rPr>
          <w:rFonts w:ascii="Times New Roman" w:hAnsi="Times New Roman" w:cs="Times New Roman"/>
          <w:sz w:val="16"/>
          <w:szCs w:val="16"/>
        </w:rPr>
      </w:pPr>
      <w:r w:rsidRPr="00AD00E9">
        <w:rPr>
          <w:rFonts w:ascii="Times New Roman" w:hAnsi="Times New Roman" w:cs="Times New Roman"/>
          <w:b/>
          <w:color w:val="E377C2"/>
          <w:sz w:val="16"/>
          <w:szCs w:val="16"/>
        </w:rPr>
        <w:t xml:space="preserve">--- </w:t>
      </w:r>
      <w:r w:rsidRPr="00AD00E9">
        <w:rPr>
          <w:rFonts w:ascii="Times New Roman" w:hAnsi="Times New Roman" w:cs="Times New Roman"/>
          <w:sz w:val="12"/>
          <w:szCs w:val="16"/>
        </w:rPr>
        <w:t>Denmark</w:t>
      </w:r>
      <w:r w:rsidRPr="00AD00E9">
        <w:rPr>
          <w:rFonts w:ascii="Times New Roman" w:hAnsi="Times New Roman" w:cs="Times New Roman"/>
          <w:sz w:val="16"/>
          <w:szCs w:val="16"/>
        </w:rPr>
        <w:tab/>
      </w:r>
      <w:r w:rsidRPr="00AD00E9">
        <w:rPr>
          <w:rFonts w:ascii="Times New Roman" w:hAnsi="Times New Roman" w:cs="Times New Roman"/>
          <w:b/>
          <w:color w:val="7F7F7F"/>
          <w:sz w:val="16"/>
          <w:szCs w:val="16"/>
        </w:rPr>
        <w:t xml:space="preserve">--- </w:t>
      </w:r>
      <w:r w:rsidRPr="00AD00E9">
        <w:rPr>
          <w:rFonts w:ascii="Times New Roman" w:hAnsi="Times New Roman" w:cs="Times New Roman"/>
          <w:sz w:val="12"/>
          <w:szCs w:val="16"/>
        </w:rPr>
        <w:t>Estonia</w:t>
      </w:r>
      <w:r w:rsidRPr="00AD00E9">
        <w:rPr>
          <w:rFonts w:ascii="Times New Roman" w:hAnsi="Times New Roman" w:cs="Times New Roman"/>
          <w:sz w:val="16"/>
          <w:szCs w:val="16"/>
        </w:rPr>
        <w:tab/>
      </w:r>
      <w:r w:rsidRPr="00AD00E9">
        <w:rPr>
          <w:rFonts w:ascii="Times New Roman" w:hAnsi="Times New Roman" w:cs="Times New Roman"/>
          <w:b/>
          <w:color w:val="BCBD22"/>
          <w:sz w:val="16"/>
          <w:szCs w:val="16"/>
        </w:rPr>
        <w:t xml:space="preserve">--- </w:t>
      </w:r>
      <w:r w:rsidRPr="00AD00E9">
        <w:rPr>
          <w:rFonts w:ascii="Times New Roman" w:hAnsi="Times New Roman" w:cs="Times New Roman"/>
          <w:sz w:val="12"/>
          <w:szCs w:val="16"/>
        </w:rPr>
        <w:t>Faroe Islands</w:t>
      </w:r>
    </w:p>
    <w:p w14:paraId="1FF45C1C" w14:textId="77777777" w:rsidR="0079493F" w:rsidRPr="00AD00E9" w:rsidRDefault="00000000" w:rsidP="00AD00E9">
      <w:pPr>
        <w:tabs>
          <w:tab w:val="left" w:pos="3384"/>
          <w:tab w:val="left" w:pos="6768"/>
        </w:tabs>
        <w:spacing w:after="0" w:line="240" w:lineRule="auto"/>
        <w:jc w:val="center"/>
        <w:rPr>
          <w:rFonts w:ascii="Times New Roman" w:hAnsi="Times New Roman" w:cs="Times New Roman"/>
          <w:sz w:val="16"/>
          <w:szCs w:val="16"/>
        </w:rPr>
      </w:pPr>
      <w:r w:rsidRPr="00AD00E9">
        <w:rPr>
          <w:rFonts w:ascii="Times New Roman" w:hAnsi="Times New Roman" w:cs="Times New Roman"/>
          <w:b/>
          <w:color w:val="17BECF"/>
          <w:sz w:val="16"/>
          <w:szCs w:val="16"/>
        </w:rPr>
        <w:t xml:space="preserve">--- </w:t>
      </w:r>
      <w:r w:rsidRPr="00AD00E9">
        <w:rPr>
          <w:rFonts w:ascii="Times New Roman" w:hAnsi="Times New Roman" w:cs="Times New Roman"/>
          <w:sz w:val="12"/>
          <w:szCs w:val="16"/>
        </w:rPr>
        <w:t>Finland</w:t>
      </w:r>
      <w:r w:rsidRPr="00AD00E9">
        <w:rPr>
          <w:rFonts w:ascii="Times New Roman" w:hAnsi="Times New Roman" w:cs="Times New Roman"/>
          <w:sz w:val="16"/>
          <w:szCs w:val="16"/>
        </w:rPr>
        <w:tab/>
      </w:r>
      <w:r w:rsidRPr="00AD00E9">
        <w:rPr>
          <w:rFonts w:ascii="Times New Roman" w:hAnsi="Times New Roman" w:cs="Times New Roman"/>
          <w:b/>
          <w:color w:val="AEC7E8"/>
          <w:sz w:val="16"/>
          <w:szCs w:val="16"/>
        </w:rPr>
        <w:t xml:space="preserve">--- </w:t>
      </w:r>
      <w:r w:rsidRPr="00AD00E9">
        <w:rPr>
          <w:rFonts w:ascii="Times New Roman" w:hAnsi="Times New Roman" w:cs="Times New Roman"/>
          <w:sz w:val="12"/>
          <w:szCs w:val="16"/>
        </w:rPr>
        <w:t>France</w:t>
      </w:r>
      <w:r w:rsidRPr="00AD00E9">
        <w:rPr>
          <w:rFonts w:ascii="Times New Roman" w:hAnsi="Times New Roman" w:cs="Times New Roman"/>
          <w:sz w:val="16"/>
          <w:szCs w:val="16"/>
        </w:rPr>
        <w:tab/>
      </w:r>
      <w:r w:rsidRPr="00AD00E9">
        <w:rPr>
          <w:rFonts w:ascii="Times New Roman" w:hAnsi="Times New Roman" w:cs="Times New Roman"/>
          <w:b/>
          <w:color w:val="FFBB78"/>
          <w:sz w:val="16"/>
          <w:szCs w:val="16"/>
        </w:rPr>
        <w:t xml:space="preserve">--- </w:t>
      </w:r>
      <w:r w:rsidRPr="00AD00E9">
        <w:rPr>
          <w:rFonts w:ascii="Times New Roman" w:hAnsi="Times New Roman" w:cs="Times New Roman"/>
          <w:sz w:val="12"/>
          <w:szCs w:val="16"/>
        </w:rPr>
        <w:t>Germany</w:t>
      </w:r>
    </w:p>
    <w:p w14:paraId="7C7E5697" w14:textId="77777777" w:rsidR="0079493F" w:rsidRPr="00463729" w:rsidRDefault="0079493F">
      <w:pPr>
        <w:spacing w:after="20"/>
        <w:rPr>
          <w:rFonts w:ascii="Times New Roman" w:hAnsi="Times New Roman" w:cs="Times New Roman"/>
        </w:rPr>
      </w:pPr>
    </w:p>
    <w:p w14:paraId="317A7341" w14:textId="77777777" w:rsidR="0079493F" w:rsidRPr="00463729" w:rsidRDefault="00000000">
      <w:pPr>
        <w:keepNext/>
        <w:spacing w:after="60"/>
        <w:jc w:val="center"/>
        <w:rPr>
          <w:rFonts w:ascii="Times New Roman" w:hAnsi="Times New Roman" w:cs="Times New Roman"/>
        </w:rPr>
      </w:pPr>
      <w:r w:rsidRPr="0046372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36522FB" wp14:editId="51D87B59">
            <wp:extent cx="3819073" cy="2214855"/>
            <wp:effectExtent l="0" t="0" r="0" b="0"/>
            <wp:docPr id="3" name="Picture 3" descr="High income environmental patent share series for country panel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gh_line_panel_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29159" cy="222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43F6F" w14:textId="77777777" w:rsidR="0079493F" w:rsidRPr="001F3F9D" w:rsidRDefault="00000000" w:rsidP="000D17C1">
      <w:pPr>
        <w:keepNext/>
        <w:tabs>
          <w:tab w:val="left" w:pos="3384"/>
          <w:tab w:val="left" w:pos="6768"/>
        </w:tabs>
        <w:spacing w:after="0" w:line="240" w:lineRule="auto"/>
        <w:jc w:val="center"/>
        <w:rPr>
          <w:rFonts w:ascii="Times New Roman" w:hAnsi="Times New Roman" w:cs="Times New Roman"/>
          <w:sz w:val="16"/>
          <w:szCs w:val="16"/>
          <w:rPrChange w:id="0" w:author="Muhammad  Hamid" w:date="2026-10-13T15:13:00Z">
            <w:rPr>
              <w:rFonts w:ascii="Times New Roman" w:hAnsi="Times New Roman" w:cs="Times New Roman"/>
            </w:rPr>
          </w:rPrChange>
        </w:rPr>
        <w:pPrChange w:id="1" w:author="Muhammad  Hamid" w:date="2026-10-13T15:13:00Z">
          <w:pPr>
            <w:keepNext/>
            <w:tabs>
              <w:tab w:val="left" w:pos="3384"/>
              <w:tab w:val="left" w:pos="6768"/>
            </w:tabs>
            <w:spacing w:after="0" w:line="240" w:lineRule="auto"/>
          </w:pPr>
        </w:pPrChange>
      </w:pPr>
      <w:r w:rsidRPr="001F3F9D">
        <w:rPr>
          <w:rFonts w:ascii="Times New Roman" w:hAnsi="Times New Roman" w:cs="Times New Roman"/>
          <w:b/>
          <w:color w:val="1F77B4"/>
          <w:sz w:val="16"/>
          <w:szCs w:val="16"/>
          <w:rPrChange w:id="2" w:author="Muhammad  Hamid" w:date="2026-10-13T15:13:00Z">
            <w:rPr>
              <w:rFonts w:ascii="Times New Roman" w:hAnsi="Times New Roman" w:cs="Times New Roman"/>
              <w:b/>
              <w:color w:val="1F77B4"/>
            </w:rPr>
          </w:rPrChange>
        </w:rPr>
        <w:t xml:space="preserve">--- </w:t>
      </w:r>
      <w:r w:rsidRPr="001F3F9D">
        <w:rPr>
          <w:rFonts w:ascii="Times New Roman" w:hAnsi="Times New Roman" w:cs="Times New Roman"/>
          <w:sz w:val="12"/>
          <w:szCs w:val="16"/>
          <w:rPrChange w:id="3" w:author="Muhammad  Hamid" w:date="2026-10-13T15:13:00Z">
            <w:rPr>
              <w:rFonts w:ascii="Times New Roman" w:hAnsi="Times New Roman" w:cs="Times New Roman"/>
              <w:sz w:val="18"/>
            </w:rPr>
          </w:rPrChange>
        </w:rPr>
        <w:t>Gibraltar</w:t>
      </w:r>
      <w:r w:rsidRPr="001F3F9D">
        <w:rPr>
          <w:rFonts w:ascii="Times New Roman" w:hAnsi="Times New Roman" w:cs="Times New Roman"/>
          <w:sz w:val="16"/>
          <w:szCs w:val="16"/>
          <w:rPrChange w:id="4" w:author="Muhammad  Hamid" w:date="2026-10-13T15:13:00Z">
            <w:rPr>
              <w:rFonts w:ascii="Times New Roman" w:hAnsi="Times New Roman" w:cs="Times New Roman"/>
            </w:rPr>
          </w:rPrChange>
        </w:rPr>
        <w:tab/>
      </w:r>
      <w:r w:rsidRPr="001F3F9D">
        <w:rPr>
          <w:rFonts w:ascii="Times New Roman" w:hAnsi="Times New Roman" w:cs="Times New Roman"/>
          <w:b/>
          <w:color w:val="FF7F0E"/>
          <w:sz w:val="16"/>
          <w:szCs w:val="16"/>
          <w:rPrChange w:id="5" w:author="Muhammad  Hamid" w:date="2026-10-13T15:13:00Z">
            <w:rPr>
              <w:rFonts w:ascii="Times New Roman" w:hAnsi="Times New Roman" w:cs="Times New Roman"/>
              <w:b/>
              <w:color w:val="FF7F0E"/>
            </w:rPr>
          </w:rPrChange>
        </w:rPr>
        <w:t xml:space="preserve">--- </w:t>
      </w:r>
      <w:r w:rsidRPr="001F3F9D">
        <w:rPr>
          <w:rFonts w:ascii="Times New Roman" w:hAnsi="Times New Roman" w:cs="Times New Roman"/>
          <w:sz w:val="12"/>
          <w:szCs w:val="16"/>
          <w:rPrChange w:id="6" w:author="Muhammad  Hamid" w:date="2026-10-13T15:13:00Z">
            <w:rPr>
              <w:rFonts w:ascii="Times New Roman" w:hAnsi="Times New Roman" w:cs="Times New Roman"/>
              <w:sz w:val="18"/>
            </w:rPr>
          </w:rPrChange>
        </w:rPr>
        <w:t>Greece</w:t>
      </w:r>
      <w:r w:rsidRPr="001F3F9D">
        <w:rPr>
          <w:rFonts w:ascii="Times New Roman" w:hAnsi="Times New Roman" w:cs="Times New Roman"/>
          <w:sz w:val="16"/>
          <w:szCs w:val="16"/>
          <w:rPrChange w:id="7" w:author="Muhammad  Hamid" w:date="2026-10-13T15:13:00Z">
            <w:rPr>
              <w:rFonts w:ascii="Times New Roman" w:hAnsi="Times New Roman" w:cs="Times New Roman"/>
            </w:rPr>
          </w:rPrChange>
        </w:rPr>
        <w:tab/>
      </w:r>
      <w:r w:rsidRPr="001F3F9D">
        <w:rPr>
          <w:rFonts w:ascii="Times New Roman" w:hAnsi="Times New Roman" w:cs="Times New Roman"/>
          <w:b/>
          <w:color w:val="2CA02C"/>
          <w:sz w:val="16"/>
          <w:szCs w:val="16"/>
          <w:rPrChange w:id="8" w:author="Muhammad  Hamid" w:date="2026-10-13T15:13:00Z">
            <w:rPr>
              <w:rFonts w:ascii="Times New Roman" w:hAnsi="Times New Roman" w:cs="Times New Roman"/>
              <w:b/>
              <w:color w:val="2CA02C"/>
            </w:rPr>
          </w:rPrChange>
        </w:rPr>
        <w:t xml:space="preserve">--- </w:t>
      </w:r>
      <w:r w:rsidRPr="001F3F9D">
        <w:rPr>
          <w:rFonts w:ascii="Times New Roman" w:hAnsi="Times New Roman" w:cs="Times New Roman"/>
          <w:sz w:val="12"/>
          <w:szCs w:val="16"/>
          <w:rPrChange w:id="9" w:author="Muhammad  Hamid" w:date="2026-10-13T15:13:00Z">
            <w:rPr>
              <w:rFonts w:ascii="Times New Roman" w:hAnsi="Times New Roman" w:cs="Times New Roman"/>
              <w:sz w:val="18"/>
            </w:rPr>
          </w:rPrChange>
        </w:rPr>
        <w:t>Greenland</w:t>
      </w:r>
    </w:p>
    <w:p w14:paraId="55224F5A" w14:textId="77777777" w:rsidR="0079493F" w:rsidRPr="001F3F9D" w:rsidRDefault="00000000" w:rsidP="000D17C1">
      <w:pPr>
        <w:keepNext/>
        <w:tabs>
          <w:tab w:val="left" w:pos="3384"/>
          <w:tab w:val="left" w:pos="6768"/>
        </w:tabs>
        <w:spacing w:after="0" w:line="240" w:lineRule="auto"/>
        <w:jc w:val="center"/>
        <w:rPr>
          <w:rFonts w:ascii="Times New Roman" w:hAnsi="Times New Roman" w:cs="Times New Roman"/>
          <w:sz w:val="16"/>
          <w:szCs w:val="16"/>
          <w:rPrChange w:id="10" w:author="Muhammad  Hamid" w:date="2026-10-13T15:13:00Z">
            <w:rPr>
              <w:rFonts w:ascii="Times New Roman" w:hAnsi="Times New Roman" w:cs="Times New Roman"/>
            </w:rPr>
          </w:rPrChange>
        </w:rPr>
        <w:pPrChange w:id="11" w:author="Muhammad  Hamid" w:date="2026-10-13T15:13:00Z">
          <w:pPr>
            <w:keepNext/>
            <w:tabs>
              <w:tab w:val="left" w:pos="3384"/>
              <w:tab w:val="left" w:pos="6768"/>
            </w:tabs>
            <w:spacing w:after="0" w:line="240" w:lineRule="auto"/>
          </w:pPr>
        </w:pPrChange>
      </w:pPr>
      <w:r w:rsidRPr="001F3F9D">
        <w:rPr>
          <w:rFonts w:ascii="Times New Roman" w:hAnsi="Times New Roman" w:cs="Times New Roman"/>
          <w:b/>
          <w:color w:val="D62728"/>
          <w:sz w:val="16"/>
          <w:szCs w:val="16"/>
          <w:rPrChange w:id="12" w:author="Muhammad  Hamid" w:date="2026-10-13T15:13:00Z">
            <w:rPr>
              <w:rFonts w:ascii="Times New Roman" w:hAnsi="Times New Roman" w:cs="Times New Roman"/>
              <w:b/>
              <w:color w:val="D62728"/>
            </w:rPr>
          </w:rPrChange>
        </w:rPr>
        <w:t xml:space="preserve">--- </w:t>
      </w:r>
      <w:r w:rsidRPr="001F3F9D">
        <w:rPr>
          <w:rFonts w:ascii="Times New Roman" w:hAnsi="Times New Roman" w:cs="Times New Roman"/>
          <w:sz w:val="12"/>
          <w:szCs w:val="16"/>
          <w:rPrChange w:id="13" w:author="Muhammad  Hamid" w:date="2026-10-13T15:13:00Z">
            <w:rPr>
              <w:rFonts w:ascii="Times New Roman" w:hAnsi="Times New Roman" w:cs="Times New Roman"/>
              <w:sz w:val="18"/>
            </w:rPr>
          </w:rPrChange>
        </w:rPr>
        <w:t>Guyana</w:t>
      </w:r>
      <w:r w:rsidRPr="001F3F9D">
        <w:rPr>
          <w:rFonts w:ascii="Times New Roman" w:hAnsi="Times New Roman" w:cs="Times New Roman"/>
          <w:sz w:val="16"/>
          <w:szCs w:val="16"/>
          <w:rPrChange w:id="14" w:author="Muhammad  Hamid" w:date="2026-10-13T15:13:00Z">
            <w:rPr>
              <w:rFonts w:ascii="Times New Roman" w:hAnsi="Times New Roman" w:cs="Times New Roman"/>
            </w:rPr>
          </w:rPrChange>
        </w:rPr>
        <w:tab/>
      </w:r>
      <w:r w:rsidRPr="001F3F9D">
        <w:rPr>
          <w:rFonts w:ascii="Times New Roman" w:hAnsi="Times New Roman" w:cs="Times New Roman"/>
          <w:b/>
          <w:color w:val="9467BD"/>
          <w:sz w:val="16"/>
          <w:szCs w:val="16"/>
          <w:rPrChange w:id="15" w:author="Muhammad  Hamid" w:date="2026-10-13T15:13:00Z">
            <w:rPr>
              <w:rFonts w:ascii="Times New Roman" w:hAnsi="Times New Roman" w:cs="Times New Roman"/>
              <w:b/>
              <w:color w:val="9467BD"/>
            </w:rPr>
          </w:rPrChange>
        </w:rPr>
        <w:t xml:space="preserve">--- </w:t>
      </w:r>
      <w:r w:rsidRPr="001F3F9D">
        <w:rPr>
          <w:rFonts w:ascii="Times New Roman" w:hAnsi="Times New Roman" w:cs="Times New Roman"/>
          <w:sz w:val="12"/>
          <w:szCs w:val="16"/>
          <w:rPrChange w:id="16" w:author="Muhammad  Hamid" w:date="2026-10-13T15:13:00Z">
            <w:rPr>
              <w:rFonts w:ascii="Times New Roman" w:hAnsi="Times New Roman" w:cs="Times New Roman"/>
              <w:sz w:val="18"/>
            </w:rPr>
          </w:rPrChange>
        </w:rPr>
        <w:t>Hong Kong</w:t>
      </w:r>
      <w:r w:rsidRPr="001F3F9D">
        <w:rPr>
          <w:rFonts w:ascii="Times New Roman" w:hAnsi="Times New Roman" w:cs="Times New Roman"/>
          <w:sz w:val="16"/>
          <w:szCs w:val="16"/>
          <w:rPrChange w:id="17" w:author="Muhammad  Hamid" w:date="2026-10-13T15:13:00Z">
            <w:rPr>
              <w:rFonts w:ascii="Times New Roman" w:hAnsi="Times New Roman" w:cs="Times New Roman"/>
            </w:rPr>
          </w:rPrChange>
        </w:rPr>
        <w:tab/>
      </w:r>
      <w:r w:rsidRPr="001F3F9D">
        <w:rPr>
          <w:rFonts w:ascii="Times New Roman" w:hAnsi="Times New Roman" w:cs="Times New Roman"/>
          <w:b/>
          <w:color w:val="8C564B"/>
          <w:sz w:val="16"/>
          <w:szCs w:val="16"/>
          <w:rPrChange w:id="18" w:author="Muhammad  Hamid" w:date="2026-10-13T15:13:00Z">
            <w:rPr>
              <w:rFonts w:ascii="Times New Roman" w:hAnsi="Times New Roman" w:cs="Times New Roman"/>
              <w:b/>
              <w:color w:val="8C564B"/>
            </w:rPr>
          </w:rPrChange>
        </w:rPr>
        <w:t xml:space="preserve">--- </w:t>
      </w:r>
      <w:r w:rsidRPr="001F3F9D">
        <w:rPr>
          <w:rFonts w:ascii="Times New Roman" w:hAnsi="Times New Roman" w:cs="Times New Roman"/>
          <w:sz w:val="12"/>
          <w:szCs w:val="16"/>
          <w:rPrChange w:id="19" w:author="Muhammad  Hamid" w:date="2026-10-13T15:13:00Z">
            <w:rPr>
              <w:rFonts w:ascii="Times New Roman" w:hAnsi="Times New Roman" w:cs="Times New Roman"/>
              <w:sz w:val="18"/>
            </w:rPr>
          </w:rPrChange>
        </w:rPr>
        <w:t>Hungary</w:t>
      </w:r>
    </w:p>
    <w:p w14:paraId="204B1B38" w14:textId="77777777" w:rsidR="0079493F" w:rsidRPr="001F3F9D" w:rsidRDefault="00000000" w:rsidP="000D17C1">
      <w:pPr>
        <w:keepNext/>
        <w:tabs>
          <w:tab w:val="left" w:pos="3384"/>
          <w:tab w:val="left" w:pos="6768"/>
        </w:tabs>
        <w:spacing w:after="0" w:line="240" w:lineRule="auto"/>
        <w:jc w:val="center"/>
        <w:rPr>
          <w:rFonts w:ascii="Times New Roman" w:hAnsi="Times New Roman" w:cs="Times New Roman"/>
          <w:sz w:val="16"/>
          <w:szCs w:val="16"/>
          <w:rPrChange w:id="20" w:author="Muhammad  Hamid" w:date="2026-10-13T15:13:00Z">
            <w:rPr>
              <w:rFonts w:ascii="Times New Roman" w:hAnsi="Times New Roman" w:cs="Times New Roman"/>
            </w:rPr>
          </w:rPrChange>
        </w:rPr>
        <w:pPrChange w:id="21" w:author="Muhammad  Hamid" w:date="2026-10-13T15:13:00Z">
          <w:pPr>
            <w:keepNext/>
            <w:tabs>
              <w:tab w:val="left" w:pos="3384"/>
              <w:tab w:val="left" w:pos="6768"/>
            </w:tabs>
            <w:spacing w:after="0" w:line="240" w:lineRule="auto"/>
          </w:pPr>
        </w:pPrChange>
      </w:pPr>
      <w:r w:rsidRPr="001F3F9D">
        <w:rPr>
          <w:rFonts w:ascii="Times New Roman" w:hAnsi="Times New Roman" w:cs="Times New Roman"/>
          <w:b/>
          <w:color w:val="E377C2"/>
          <w:sz w:val="16"/>
          <w:szCs w:val="16"/>
          <w:rPrChange w:id="22" w:author="Muhammad  Hamid" w:date="2026-10-13T15:13:00Z">
            <w:rPr>
              <w:rFonts w:ascii="Times New Roman" w:hAnsi="Times New Roman" w:cs="Times New Roman"/>
              <w:b/>
              <w:color w:val="E377C2"/>
            </w:rPr>
          </w:rPrChange>
        </w:rPr>
        <w:t xml:space="preserve">--- </w:t>
      </w:r>
      <w:r w:rsidRPr="001F3F9D">
        <w:rPr>
          <w:rFonts w:ascii="Times New Roman" w:hAnsi="Times New Roman" w:cs="Times New Roman"/>
          <w:sz w:val="12"/>
          <w:szCs w:val="16"/>
          <w:rPrChange w:id="23" w:author="Muhammad  Hamid" w:date="2026-10-13T15:13:00Z">
            <w:rPr>
              <w:rFonts w:ascii="Times New Roman" w:hAnsi="Times New Roman" w:cs="Times New Roman"/>
              <w:sz w:val="18"/>
            </w:rPr>
          </w:rPrChange>
        </w:rPr>
        <w:t>Iceland</w:t>
      </w:r>
      <w:r w:rsidRPr="001F3F9D">
        <w:rPr>
          <w:rFonts w:ascii="Times New Roman" w:hAnsi="Times New Roman" w:cs="Times New Roman"/>
          <w:sz w:val="16"/>
          <w:szCs w:val="16"/>
          <w:rPrChange w:id="24" w:author="Muhammad  Hamid" w:date="2026-10-13T15:13:00Z">
            <w:rPr>
              <w:rFonts w:ascii="Times New Roman" w:hAnsi="Times New Roman" w:cs="Times New Roman"/>
            </w:rPr>
          </w:rPrChange>
        </w:rPr>
        <w:tab/>
      </w:r>
      <w:r w:rsidRPr="001F3F9D">
        <w:rPr>
          <w:rFonts w:ascii="Times New Roman" w:hAnsi="Times New Roman" w:cs="Times New Roman"/>
          <w:b/>
          <w:color w:val="7F7F7F"/>
          <w:sz w:val="16"/>
          <w:szCs w:val="16"/>
          <w:rPrChange w:id="25" w:author="Muhammad  Hamid" w:date="2026-10-13T15:13:00Z">
            <w:rPr>
              <w:rFonts w:ascii="Times New Roman" w:hAnsi="Times New Roman" w:cs="Times New Roman"/>
              <w:b/>
              <w:color w:val="7F7F7F"/>
            </w:rPr>
          </w:rPrChange>
        </w:rPr>
        <w:t xml:space="preserve">--- </w:t>
      </w:r>
      <w:r w:rsidRPr="001F3F9D">
        <w:rPr>
          <w:rFonts w:ascii="Times New Roman" w:hAnsi="Times New Roman" w:cs="Times New Roman"/>
          <w:sz w:val="12"/>
          <w:szCs w:val="16"/>
          <w:rPrChange w:id="26" w:author="Muhammad  Hamid" w:date="2026-10-13T15:13:00Z">
            <w:rPr>
              <w:rFonts w:ascii="Times New Roman" w:hAnsi="Times New Roman" w:cs="Times New Roman"/>
              <w:sz w:val="18"/>
            </w:rPr>
          </w:rPrChange>
        </w:rPr>
        <w:t>Ireland</w:t>
      </w:r>
      <w:r w:rsidRPr="001F3F9D">
        <w:rPr>
          <w:rFonts w:ascii="Times New Roman" w:hAnsi="Times New Roman" w:cs="Times New Roman"/>
          <w:sz w:val="16"/>
          <w:szCs w:val="16"/>
          <w:rPrChange w:id="27" w:author="Muhammad  Hamid" w:date="2026-10-13T15:13:00Z">
            <w:rPr>
              <w:rFonts w:ascii="Times New Roman" w:hAnsi="Times New Roman" w:cs="Times New Roman"/>
            </w:rPr>
          </w:rPrChange>
        </w:rPr>
        <w:tab/>
      </w:r>
      <w:r w:rsidRPr="001F3F9D">
        <w:rPr>
          <w:rFonts w:ascii="Times New Roman" w:hAnsi="Times New Roman" w:cs="Times New Roman"/>
          <w:b/>
          <w:color w:val="BCBD22"/>
          <w:sz w:val="16"/>
          <w:szCs w:val="16"/>
          <w:rPrChange w:id="28" w:author="Muhammad  Hamid" w:date="2026-10-13T15:13:00Z">
            <w:rPr>
              <w:rFonts w:ascii="Times New Roman" w:hAnsi="Times New Roman" w:cs="Times New Roman"/>
              <w:b/>
              <w:color w:val="BCBD22"/>
            </w:rPr>
          </w:rPrChange>
        </w:rPr>
        <w:t xml:space="preserve">--- </w:t>
      </w:r>
      <w:r w:rsidRPr="001F3F9D">
        <w:rPr>
          <w:rFonts w:ascii="Times New Roman" w:hAnsi="Times New Roman" w:cs="Times New Roman"/>
          <w:sz w:val="12"/>
          <w:szCs w:val="16"/>
          <w:rPrChange w:id="29" w:author="Muhammad  Hamid" w:date="2026-10-13T15:13:00Z">
            <w:rPr>
              <w:rFonts w:ascii="Times New Roman" w:hAnsi="Times New Roman" w:cs="Times New Roman"/>
              <w:sz w:val="18"/>
            </w:rPr>
          </w:rPrChange>
        </w:rPr>
        <w:t>Israel</w:t>
      </w:r>
    </w:p>
    <w:p w14:paraId="7C5FFFEB" w14:textId="77777777" w:rsidR="0079493F" w:rsidRPr="001F3F9D" w:rsidRDefault="00000000" w:rsidP="000D17C1">
      <w:pPr>
        <w:tabs>
          <w:tab w:val="left" w:pos="3384"/>
          <w:tab w:val="left" w:pos="6768"/>
        </w:tabs>
        <w:spacing w:after="0" w:line="240" w:lineRule="auto"/>
        <w:jc w:val="center"/>
        <w:rPr>
          <w:rFonts w:ascii="Times New Roman" w:hAnsi="Times New Roman" w:cs="Times New Roman"/>
          <w:sz w:val="16"/>
          <w:szCs w:val="16"/>
          <w:rPrChange w:id="30" w:author="Muhammad  Hamid" w:date="2026-10-13T15:13:00Z">
            <w:rPr>
              <w:rFonts w:ascii="Times New Roman" w:hAnsi="Times New Roman" w:cs="Times New Roman"/>
            </w:rPr>
          </w:rPrChange>
        </w:rPr>
        <w:pPrChange w:id="31" w:author="Muhammad  Hamid" w:date="2026-10-13T15:13:00Z">
          <w:pPr>
            <w:tabs>
              <w:tab w:val="left" w:pos="3384"/>
              <w:tab w:val="left" w:pos="6768"/>
            </w:tabs>
            <w:spacing w:after="0" w:line="240" w:lineRule="auto"/>
          </w:pPr>
        </w:pPrChange>
      </w:pPr>
      <w:r w:rsidRPr="001F3F9D">
        <w:rPr>
          <w:rFonts w:ascii="Times New Roman" w:hAnsi="Times New Roman" w:cs="Times New Roman"/>
          <w:b/>
          <w:color w:val="17BECF"/>
          <w:sz w:val="16"/>
          <w:szCs w:val="16"/>
          <w:rPrChange w:id="32" w:author="Muhammad  Hamid" w:date="2026-10-13T15:13:00Z">
            <w:rPr>
              <w:rFonts w:ascii="Times New Roman" w:hAnsi="Times New Roman" w:cs="Times New Roman"/>
              <w:b/>
              <w:color w:val="17BECF"/>
            </w:rPr>
          </w:rPrChange>
        </w:rPr>
        <w:t xml:space="preserve">--- </w:t>
      </w:r>
      <w:r w:rsidRPr="001F3F9D">
        <w:rPr>
          <w:rFonts w:ascii="Times New Roman" w:hAnsi="Times New Roman" w:cs="Times New Roman"/>
          <w:sz w:val="12"/>
          <w:szCs w:val="16"/>
          <w:rPrChange w:id="33" w:author="Muhammad  Hamid" w:date="2026-10-13T15:13:00Z">
            <w:rPr>
              <w:rFonts w:ascii="Times New Roman" w:hAnsi="Times New Roman" w:cs="Times New Roman"/>
              <w:sz w:val="18"/>
            </w:rPr>
          </w:rPrChange>
        </w:rPr>
        <w:t>Italy</w:t>
      </w:r>
      <w:r w:rsidRPr="001F3F9D">
        <w:rPr>
          <w:rFonts w:ascii="Times New Roman" w:hAnsi="Times New Roman" w:cs="Times New Roman"/>
          <w:sz w:val="16"/>
          <w:szCs w:val="16"/>
          <w:rPrChange w:id="34" w:author="Muhammad  Hamid" w:date="2026-10-13T15:13:00Z">
            <w:rPr>
              <w:rFonts w:ascii="Times New Roman" w:hAnsi="Times New Roman" w:cs="Times New Roman"/>
            </w:rPr>
          </w:rPrChange>
        </w:rPr>
        <w:tab/>
      </w:r>
      <w:r w:rsidRPr="001F3F9D">
        <w:rPr>
          <w:rFonts w:ascii="Times New Roman" w:hAnsi="Times New Roman" w:cs="Times New Roman"/>
          <w:b/>
          <w:color w:val="AEC7E8"/>
          <w:sz w:val="16"/>
          <w:szCs w:val="16"/>
          <w:rPrChange w:id="35" w:author="Muhammad  Hamid" w:date="2026-10-13T15:13:00Z">
            <w:rPr>
              <w:rFonts w:ascii="Times New Roman" w:hAnsi="Times New Roman" w:cs="Times New Roman"/>
              <w:b/>
              <w:color w:val="AEC7E8"/>
            </w:rPr>
          </w:rPrChange>
        </w:rPr>
        <w:t xml:space="preserve">--- </w:t>
      </w:r>
      <w:r w:rsidRPr="001F3F9D">
        <w:rPr>
          <w:rFonts w:ascii="Times New Roman" w:hAnsi="Times New Roman" w:cs="Times New Roman"/>
          <w:sz w:val="12"/>
          <w:szCs w:val="16"/>
          <w:rPrChange w:id="36" w:author="Muhammad  Hamid" w:date="2026-10-13T15:13:00Z">
            <w:rPr>
              <w:rFonts w:ascii="Times New Roman" w:hAnsi="Times New Roman" w:cs="Times New Roman"/>
              <w:sz w:val="18"/>
            </w:rPr>
          </w:rPrChange>
        </w:rPr>
        <w:t>Japan</w:t>
      </w:r>
      <w:r w:rsidRPr="001F3F9D">
        <w:rPr>
          <w:rFonts w:ascii="Times New Roman" w:hAnsi="Times New Roman" w:cs="Times New Roman"/>
          <w:sz w:val="16"/>
          <w:szCs w:val="16"/>
          <w:rPrChange w:id="37" w:author="Muhammad  Hamid" w:date="2026-10-13T15:13:00Z">
            <w:rPr>
              <w:rFonts w:ascii="Times New Roman" w:hAnsi="Times New Roman" w:cs="Times New Roman"/>
            </w:rPr>
          </w:rPrChange>
        </w:rPr>
        <w:tab/>
      </w:r>
      <w:r w:rsidRPr="001F3F9D">
        <w:rPr>
          <w:rFonts w:ascii="Times New Roman" w:hAnsi="Times New Roman" w:cs="Times New Roman"/>
          <w:b/>
          <w:color w:val="FFBB78"/>
          <w:sz w:val="16"/>
          <w:szCs w:val="16"/>
          <w:rPrChange w:id="38" w:author="Muhammad  Hamid" w:date="2026-10-13T15:13:00Z">
            <w:rPr>
              <w:rFonts w:ascii="Times New Roman" w:hAnsi="Times New Roman" w:cs="Times New Roman"/>
              <w:b/>
              <w:color w:val="FFBB78"/>
            </w:rPr>
          </w:rPrChange>
        </w:rPr>
        <w:t xml:space="preserve">--- </w:t>
      </w:r>
      <w:r w:rsidRPr="001F3F9D">
        <w:rPr>
          <w:rFonts w:ascii="Times New Roman" w:hAnsi="Times New Roman" w:cs="Times New Roman"/>
          <w:sz w:val="12"/>
          <w:szCs w:val="16"/>
          <w:rPrChange w:id="39" w:author="Muhammad  Hamid" w:date="2026-10-13T15:13:00Z">
            <w:rPr>
              <w:rFonts w:ascii="Times New Roman" w:hAnsi="Times New Roman" w:cs="Times New Roman"/>
              <w:sz w:val="18"/>
            </w:rPr>
          </w:rPrChange>
        </w:rPr>
        <w:t>Kuwait</w:t>
      </w:r>
    </w:p>
    <w:p w14:paraId="09E9CCA4" w14:textId="77777777" w:rsidR="0079493F" w:rsidRPr="00463729" w:rsidRDefault="0079493F">
      <w:pPr>
        <w:spacing w:after="20"/>
        <w:rPr>
          <w:rFonts w:ascii="Times New Roman" w:hAnsi="Times New Roman" w:cs="Times New Roman"/>
        </w:rPr>
      </w:pPr>
    </w:p>
    <w:p w14:paraId="695C6334" w14:textId="77777777" w:rsidR="0079493F" w:rsidRPr="00463729" w:rsidRDefault="00000000">
      <w:pPr>
        <w:keepNext/>
        <w:spacing w:after="60"/>
        <w:jc w:val="center"/>
        <w:rPr>
          <w:rFonts w:ascii="Times New Roman" w:hAnsi="Times New Roman" w:cs="Times New Roman"/>
        </w:rPr>
      </w:pPr>
      <w:r w:rsidRPr="00463729">
        <w:rPr>
          <w:rFonts w:ascii="Times New Roman" w:hAnsi="Times New Roman" w:cs="Times New Roman"/>
          <w:noProof/>
        </w:rPr>
        <w:drawing>
          <wp:inline distT="0" distB="0" distL="0" distR="0" wp14:anchorId="1E7D0EAF" wp14:editId="71DE1528">
            <wp:extent cx="4050945" cy="2336664"/>
            <wp:effectExtent l="0" t="0" r="6985" b="6985"/>
            <wp:docPr id="4" name="Picture 4" descr="High income environmental patent share series for country panel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gh_line_panel_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61483" cy="2342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6A180" w14:textId="77777777" w:rsidR="0079493F" w:rsidRPr="00060D23" w:rsidRDefault="00000000" w:rsidP="00060D23">
      <w:pPr>
        <w:keepNext/>
        <w:tabs>
          <w:tab w:val="left" w:pos="3384"/>
          <w:tab w:val="left" w:pos="6768"/>
        </w:tabs>
        <w:spacing w:after="0" w:line="240" w:lineRule="auto"/>
        <w:jc w:val="center"/>
        <w:rPr>
          <w:rFonts w:ascii="Times New Roman" w:hAnsi="Times New Roman" w:cs="Times New Roman"/>
          <w:sz w:val="18"/>
          <w:szCs w:val="18"/>
          <w:rPrChange w:id="40" w:author="Muhammad  Hamid" w:date="2026-10-13T15:13:00Z">
            <w:rPr>
              <w:rFonts w:ascii="Times New Roman" w:hAnsi="Times New Roman" w:cs="Times New Roman"/>
            </w:rPr>
          </w:rPrChange>
        </w:rPr>
        <w:pPrChange w:id="41" w:author="Muhammad  Hamid" w:date="2026-10-13T15:13:00Z">
          <w:pPr>
            <w:keepNext/>
            <w:tabs>
              <w:tab w:val="left" w:pos="3384"/>
              <w:tab w:val="left" w:pos="6768"/>
            </w:tabs>
            <w:spacing w:after="0" w:line="240" w:lineRule="auto"/>
          </w:pPr>
        </w:pPrChange>
      </w:pPr>
      <w:r w:rsidRPr="00060D23">
        <w:rPr>
          <w:rFonts w:ascii="Times New Roman" w:hAnsi="Times New Roman" w:cs="Times New Roman"/>
          <w:b/>
          <w:color w:val="1F77B4"/>
          <w:sz w:val="18"/>
          <w:szCs w:val="18"/>
          <w:rPrChange w:id="42" w:author="Muhammad  Hamid" w:date="2026-10-13T15:13:00Z">
            <w:rPr>
              <w:rFonts w:ascii="Times New Roman" w:hAnsi="Times New Roman" w:cs="Times New Roman"/>
              <w:b/>
              <w:color w:val="1F77B4"/>
            </w:rPr>
          </w:rPrChange>
        </w:rPr>
        <w:t xml:space="preserve">--- </w:t>
      </w:r>
      <w:r w:rsidRPr="00060D23">
        <w:rPr>
          <w:rFonts w:ascii="Times New Roman" w:hAnsi="Times New Roman" w:cs="Times New Roman"/>
          <w:sz w:val="14"/>
          <w:szCs w:val="18"/>
          <w:rPrChange w:id="43" w:author="Muhammad  Hamid" w:date="2026-10-13T15:13:00Z">
            <w:rPr>
              <w:rFonts w:ascii="Times New Roman" w:hAnsi="Times New Roman" w:cs="Times New Roman"/>
              <w:sz w:val="18"/>
            </w:rPr>
          </w:rPrChange>
        </w:rPr>
        <w:t>Latvia</w:t>
      </w:r>
      <w:r w:rsidRPr="00060D23">
        <w:rPr>
          <w:rFonts w:ascii="Times New Roman" w:hAnsi="Times New Roman" w:cs="Times New Roman"/>
          <w:sz w:val="18"/>
          <w:szCs w:val="18"/>
          <w:rPrChange w:id="44" w:author="Muhammad  Hamid" w:date="2026-10-13T15:13:00Z">
            <w:rPr>
              <w:rFonts w:ascii="Times New Roman" w:hAnsi="Times New Roman" w:cs="Times New Roman"/>
            </w:rPr>
          </w:rPrChange>
        </w:rPr>
        <w:tab/>
      </w:r>
      <w:r w:rsidRPr="00060D23">
        <w:rPr>
          <w:rFonts w:ascii="Times New Roman" w:hAnsi="Times New Roman" w:cs="Times New Roman"/>
          <w:b/>
          <w:color w:val="FF7F0E"/>
          <w:sz w:val="18"/>
          <w:szCs w:val="18"/>
          <w:rPrChange w:id="45" w:author="Muhammad  Hamid" w:date="2026-10-13T15:13:00Z">
            <w:rPr>
              <w:rFonts w:ascii="Times New Roman" w:hAnsi="Times New Roman" w:cs="Times New Roman"/>
              <w:b/>
              <w:color w:val="FF7F0E"/>
            </w:rPr>
          </w:rPrChange>
        </w:rPr>
        <w:t xml:space="preserve">--- </w:t>
      </w:r>
      <w:r w:rsidRPr="00060D23">
        <w:rPr>
          <w:rFonts w:ascii="Times New Roman" w:hAnsi="Times New Roman" w:cs="Times New Roman"/>
          <w:sz w:val="14"/>
          <w:szCs w:val="18"/>
          <w:rPrChange w:id="46" w:author="Muhammad  Hamid" w:date="2026-10-13T15:13:00Z">
            <w:rPr>
              <w:rFonts w:ascii="Times New Roman" w:hAnsi="Times New Roman" w:cs="Times New Roman"/>
              <w:sz w:val="18"/>
            </w:rPr>
          </w:rPrChange>
        </w:rPr>
        <w:t>Liechtenstein</w:t>
      </w:r>
      <w:r w:rsidRPr="00060D23">
        <w:rPr>
          <w:rFonts w:ascii="Times New Roman" w:hAnsi="Times New Roman" w:cs="Times New Roman"/>
          <w:sz w:val="18"/>
          <w:szCs w:val="18"/>
          <w:rPrChange w:id="47" w:author="Muhammad  Hamid" w:date="2026-10-13T15:13:00Z">
            <w:rPr>
              <w:rFonts w:ascii="Times New Roman" w:hAnsi="Times New Roman" w:cs="Times New Roman"/>
            </w:rPr>
          </w:rPrChange>
        </w:rPr>
        <w:tab/>
      </w:r>
      <w:r w:rsidRPr="00060D23">
        <w:rPr>
          <w:rFonts w:ascii="Times New Roman" w:hAnsi="Times New Roman" w:cs="Times New Roman"/>
          <w:b/>
          <w:color w:val="2CA02C"/>
          <w:sz w:val="18"/>
          <w:szCs w:val="18"/>
          <w:rPrChange w:id="48" w:author="Muhammad  Hamid" w:date="2026-10-13T15:13:00Z">
            <w:rPr>
              <w:rFonts w:ascii="Times New Roman" w:hAnsi="Times New Roman" w:cs="Times New Roman"/>
              <w:b/>
              <w:color w:val="2CA02C"/>
            </w:rPr>
          </w:rPrChange>
        </w:rPr>
        <w:t xml:space="preserve">--- </w:t>
      </w:r>
      <w:r w:rsidRPr="00060D23">
        <w:rPr>
          <w:rFonts w:ascii="Times New Roman" w:hAnsi="Times New Roman" w:cs="Times New Roman"/>
          <w:sz w:val="14"/>
          <w:szCs w:val="18"/>
          <w:rPrChange w:id="49" w:author="Muhammad  Hamid" w:date="2026-10-13T15:13:00Z">
            <w:rPr>
              <w:rFonts w:ascii="Times New Roman" w:hAnsi="Times New Roman" w:cs="Times New Roman"/>
              <w:sz w:val="18"/>
            </w:rPr>
          </w:rPrChange>
        </w:rPr>
        <w:t>Lithuania</w:t>
      </w:r>
    </w:p>
    <w:p w14:paraId="4E7E7CA6" w14:textId="77777777" w:rsidR="0079493F" w:rsidRPr="00060D23" w:rsidRDefault="00000000" w:rsidP="00060D23">
      <w:pPr>
        <w:keepNext/>
        <w:tabs>
          <w:tab w:val="left" w:pos="3384"/>
          <w:tab w:val="left" w:pos="6768"/>
        </w:tabs>
        <w:spacing w:after="0" w:line="240" w:lineRule="auto"/>
        <w:jc w:val="center"/>
        <w:rPr>
          <w:rFonts w:ascii="Times New Roman" w:hAnsi="Times New Roman" w:cs="Times New Roman"/>
          <w:sz w:val="18"/>
          <w:szCs w:val="18"/>
          <w:rPrChange w:id="50" w:author="Muhammad  Hamid" w:date="2026-10-13T15:13:00Z">
            <w:rPr>
              <w:rFonts w:ascii="Times New Roman" w:hAnsi="Times New Roman" w:cs="Times New Roman"/>
            </w:rPr>
          </w:rPrChange>
        </w:rPr>
        <w:pPrChange w:id="51" w:author="Muhammad  Hamid" w:date="2026-10-13T15:13:00Z">
          <w:pPr>
            <w:keepNext/>
            <w:tabs>
              <w:tab w:val="left" w:pos="3384"/>
              <w:tab w:val="left" w:pos="6768"/>
            </w:tabs>
            <w:spacing w:after="0" w:line="240" w:lineRule="auto"/>
          </w:pPr>
        </w:pPrChange>
      </w:pPr>
      <w:r w:rsidRPr="00060D23">
        <w:rPr>
          <w:rFonts w:ascii="Times New Roman" w:hAnsi="Times New Roman" w:cs="Times New Roman"/>
          <w:b/>
          <w:color w:val="D62728"/>
          <w:sz w:val="18"/>
          <w:szCs w:val="18"/>
          <w:rPrChange w:id="52" w:author="Muhammad  Hamid" w:date="2026-10-13T15:13:00Z">
            <w:rPr>
              <w:rFonts w:ascii="Times New Roman" w:hAnsi="Times New Roman" w:cs="Times New Roman"/>
              <w:b/>
              <w:color w:val="D62728"/>
            </w:rPr>
          </w:rPrChange>
        </w:rPr>
        <w:t xml:space="preserve">--- </w:t>
      </w:r>
      <w:r w:rsidRPr="00060D23">
        <w:rPr>
          <w:rFonts w:ascii="Times New Roman" w:hAnsi="Times New Roman" w:cs="Times New Roman"/>
          <w:sz w:val="14"/>
          <w:szCs w:val="18"/>
          <w:rPrChange w:id="53" w:author="Muhammad  Hamid" w:date="2026-10-13T15:13:00Z">
            <w:rPr>
              <w:rFonts w:ascii="Times New Roman" w:hAnsi="Times New Roman" w:cs="Times New Roman"/>
              <w:sz w:val="18"/>
            </w:rPr>
          </w:rPrChange>
        </w:rPr>
        <w:t>Luxembourg</w:t>
      </w:r>
      <w:r w:rsidRPr="00060D23">
        <w:rPr>
          <w:rFonts w:ascii="Times New Roman" w:hAnsi="Times New Roman" w:cs="Times New Roman"/>
          <w:sz w:val="18"/>
          <w:szCs w:val="18"/>
          <w:rPrChange w:id="54" w:author="Muhammad  Hamid" w:date="2026-10-13T15:13:00Z">
            <w:rPr>
              <w:rFonts w:ascii="Times New Roman" w:hAnsi="Times New Roman" w:cs="Times New Roman"/>
            </w:rPr>
          </w:rPrChange>
        </w:rPr>
        <w:tab/>
      </w:r>
      <w:r w:rsidRPr="00060D23">
        <w:rPr>
          <w:rFonts w:ascii="Times New Roman" w:hAnsi="Times New Roman" w:cs="Times New Roman"/>
          <w:b/>
          <w:color w:val="9467BD"/>
          <w:sz w:val="18"/>
          <w:szCs w:val="18"/>
          <w:rPrChange w:id="55" w:author="Muhammad  Hamid" w:date="2026-10-13T15:13:00Z">
            <w:rPr>
              <w:rFonts w:ascii="Times New Roman" w:hAnsi="Times New Roman" w:cs="Times New Roman"/>
              <w:b/>
              <w:color w:val="9467BD"/>
            </w:rPr>
          </w:rPrChange>
        </w:rPr>
        <w:t xml:space="preserve">--- </w:t>
      </w:r>
      <w:r w:rsidRPr="00060D23">
        <w:rPr>
          <w:rFonts w:ascii="Times New Roman" w:hAnsi="Times New Roman" w:cs="Times New Roman"/>
          <w:sz w:val="14"/>
          <w:szCs w:val="18"/>
          <w:rPrChange w:id="56" w:author="Muhammad  Hamid" w:date="2026-10-13T15:13:00Z">
            <w:rPr>
              <w:rFonts w:ascii="Times New Roman" w:hAnsi="Times New Roman" w:cs="Times New Roman"/>
              <w:sz w:val="18"/>
            </w:rPr>
          </w:rPrChange>
        </w:rPr>
        <w:t>Malta</w:t>
      </w:r>
      <w:r w:rsidRPr="00060D23">
        <w:rPr>
          <w:rFonts w:ascii="Times New Roman" w:hAnsi="Times New Roman" w:cs="Times New Roman"/>
          <w:sz w:val="18"/>
          <w:szCs w:val="18"/>
          <w:rPrChange w:id="57" w:author="Muhammad  Hamid" w:date="2026-10-13T15:13:00Z">
            <w:rPr>
              <w:rFonts w:ascii="Times New Roman" w:hAnsi="Times New Roman" w:cs="Times New Roman"/>
            </w:rPr>
          </w:rPrChange>
        </w:rPr>
        <w:tab/>
      </w:r>
      <w:r w:rsidRPr="00060D23">
        <w:rPr>
          <w:rFonts w:ascii="Times New Roman" w:hAnsi="Times New Roman" w:cs="Times New Roman"/>
          <w:b/>
          <w:color w:val="8C564B"/>
          <w:sz w:val="18"/>
          <w:szCs w:val="18"/>
          <w:rPrChange w:id="58" w:author="Muhammad  Hamid" w:date="2026-10-13T15:13:00Z">
            <w:rPr>
              <w:rFonts w:ascii="Times New Roman" w:hAnsi="Times New Roman" w:cs="Times New Roman"/>
              <w:b/>
              <w:color w:val="8C564B"/>
            </w:rPr>
          </w:rPrChange>
        </w:rPr>
        <w:t xml:space="preserve">--- </w:t>
      </w:r>
      <w:r w:rsidRPr="00060D23">
        <w:rPr>
          <w:rFonts w:ascii="Times New Roman" w:hAnsi="Times New Roman" w:cs="Times New Roman"/>
          <w:sz w:val="14"/>
          <w:szCs w:val="18"/>
          <w:rPrChange w:id="59" w:author="Muhammad  Hamid" w:date="2026-10-13T15:13:00Z">
            <w:rPr>
              <w:rFonts w:ascii="Times New Roman" w:hAnsi="Times New Roman" w:cs="Times New Roman"/>
              <w:sz w:val="18"/>
            </w:rPr>
          </w:rPrChange>
        </w:rPr>
        <w:t>Monaco</w:t>
      </w:r>
    </w:p>
    <w:p w14:paraId="6580BB47" w14:textId="77777777" w:rsidR="0079493F" w:rsidRPr="00060D23" w:rsidRDefault="00000000" w:rsidP="00060D23">
      <w:pPr>
        <w:keepNext/>
        <w:tabs>
          <w:tab w:val="left" w:pos="3384"/>
          <w:tab w:val="left" w:pos="6768"/>
        </w:tabs>
        <w:spacing w:after="0" w:line="240" w:lineRule="auto"/>
        <w:jc w:val="center"/>
        <w:rPr>
          <w:rFonts w:ascii="Times New Roman" w:hAnsi="Times New Roman" w:cs="Times New Roman"/>
          <w:sz w:val="18"/>
          <w:szCs w:val="18"/>
          <w:rPrChange w:id="60" w:author="Muhammad  Hamid" w:date="2026-10-13T15:13:00Z">
            <w:rPr>
              <w:rFonts w:ascii="Times New Roman" w:hAnsi="Times New Roman" w:cs="Times New Roman"/>
            </w:rPr>
          </w:rPrChange>
        </w:rPr>
        <w:pPrChange w:id="61" w:author="Muhammad  Hamid" w:date="2026-10-13T15:13:00Z">
          <w:pPr>
            <w:keepNext/>
            <w:tabs>
              <w:tab w:val="left" w:pos="3384"/>
              <w:tab w:val="left" w:pos="6768"/>
            </w:tabs>
            <w:spacing w:after="0" w:line="240" w:lineRule="auto"/>
          </w:pPr>
        </w:pPrChange>
      </w:pPr>
      <w:r w:rsidRPr="00060D23">
        <w:rPr>
          <w:rFonts w:ascii="Times New Roman" w:hAnsi="Times New Roman" w:cs="Times New Roman"/>
          <w:b/>
          <w:color w:val="E377C2"/>
          <w:sz w:val="18"/>
          <w:szCs w:val="18"/>
          <w:rPrChange w:id="62" w:author="Muhammad  Hamid" w:date="2026-10-13T15:13:00Z">
            <w:rPr>
              <w:rFonts w:ascii="Times New Roman" w:hAnsi="Times New Roman" w:cs="Times New Roman"/>
              <w:b/>
              <w:color w:val="E377C2"/>
            </w:rPr>
          </w:rPrChange>
        </w:rPr>
        <w:t xml:space="preserve">--- </w:t>
      </w:r>
      <w:r w:rsidRPr="00060D23">
        <w:rPr>
          <w:rFonts w:ascii="Times New Roman" w:hAnsi="Times New Roman" w:cs="Times New Roman"/>
          <w:sz w:val="14"/>
          <w:szCs w:val="18"/>
          <w:rPrChange w:id="63" w:author="Muhammad  Hamid" w:date="2026-10-13T15:13:00Z">
            <w:rPr>
              <w:rFonts w:ascii="Times New Roman" w:hAnsi="Times New Roman" w:cs="Times New Roman"/>
              <w:sz w:val="18"/>
            </w:rPr>
          </w:rPrChange>
        </w:rPr>
        <w:t>Netherlands</w:t>
      </w:r>
      <w:r w:rsidRPr="00060D23">
        <w:rPr>
          <w:rFonts w:ascii="Times New Roman" w:hAnsi="Times New Roman" w:cs="Times New Roman"/>
          <w:sz w:val="18"/>
          <w:szCs w:val="18"/>
          <w:rPrChange w:id="64" w:author="Muhammad  Hamid" w:date="2026-10-13T15:13:00Z">
            <w:rPr>
              <w:rFonts w:ascii="Times New Roman" w:hAnsi="Times New Roman" w:cs="Times New Roman"/>
            </w:rPr>
          </w:rPrChange>
        </w:rPr>
        <w:tab/>
      </w:r>
      <w:r w:rsidRPr="00060D23">
        <w:rPr>
          <w:rFonts w:ascii="Times New Roman" w:hAnsi="Times New Roman" w:cs="Times New Roman"/>
          <w:b/>
          <w:color w:val="7F7F7F"/>
          <w:sz w:val="18"/>
          <w:szCs w:val="18"/>
          <w:rPrChange w:id="65" w:author="Muhammad  Hamid" w:date="2026-10-13T15:13:00Z">
            <w:rPr>
              <w:rFonts w:ascii="Times New Roman" w:hAnsi="Times New Roman" w:cs="Times New Roman"/>
              <w:b/>
              <w:color w:val="7F7F7F"/>
            </w:rPr>
          </w:rPrChange>
        </w:rPr>
        <w:t xml:space="preserve">--- </w:t>
      </w:r>
      <w:r w:rsidRPr="00060D23">
        <w:rPr>
          <w:rFonts w:ascii="Times New Roman" w:hAnsi="Times New Roman" w:cs="Times New Roman"/>
          <w:sz w:val="14"/>
          <w:szCs w:val="18"/>
          <w:rPrChange w:id="66" w:author="Muhammad  Hamid" w:date="2026-10-13T15:13:00Z">
            <w:rPr>
              <w:rFonts w:ascii="Times New Roman" w:hAnsi="Times New Roman" w:cs="Times New Roman"/>
              <w:sz w:val="18"/>
            </w:rPr>
          </w:rPrChange>
        </w:rPr>
        <w:t>New Caledonia</w:t>
      </w:r>
      <w:r w:rsidRPr="00060D23">
        <w:rPr>
          <w:rFonts w:ascii="Times New Roman" w:hAnsi="Times New Roman" w:cs="Times New Roman"/>
          <w:sz w:val="18"/>
          <w:szCs w:val="18"/>
          <w:rPrChange w:id="67" w:author="Muhammad  Hamid" w:date="2026-10-13T15:13:00Z">
            <w:rPr>
              <w:rFonts w:ascii="Times New Roman" w:hAnsi="Times New Roman" w:cs="Times New Roman"/>
            </w:rPr>
          </w:rPrChange>
        </w:rPr>
        <w:tab/>
      </w:r>
      <w:r w:rsidRPr="00060D23">
        <w:rPr>
          <w:rFonts w:ascii="Times New Roman" w:hAnsi="Times New Roman" w:cs="Times New Roman"/>
          <w:b/>
          <w:color w:val="BCBD22"/>
          <w:sz w:val="18"/>
          <w:szCs w:val="18"/>
          <w:rPrChange w:id="68" w:author="Muhammad  Hamid" w:date="2026-10-13T15:13:00Z">
            <w:rPr>
              <w:rFonts w:ascii="Times New Roman" w:hAnsi="Times New Roman" w:cs="Times New Roman"/>
              <w:b/>
              <w:color w:val="BCBD22"/>
            </w:rPr>
          </w:rPrChange>
        </w:rPr>
        <w:t xml:space="preserve">--- </w:t>
      </w:r>
      <w:r w:rsidRPr="00060D23">
        <w:rPr>
          <w:rFonts w:ascii="Times New Roman" w:hAnsi="Times New Roman" w:cs="Times New Roman"/>
          <w:sz w:val="14"/>
          <w:szCs w:val="18"/>
          <w:rPrChange w:id="69" w:author="Muhammad  Hamid" w:date="2026-10-13T15:13:00Z">
            <w:rPr>
              <w:rFonts w:ascii="Times New Roman" w:hAnsi="Times New Roman" w:cs="Times New Roman"/>
              <w:sz w:val="18"/>
            </w:rPr>
          </w:rPrChange>
        </w:rPr>
        <w:t>New Zealand</w:t>
      </w:r>
    </w:p>
    <w:p w14:paraId="169D7DDE" w14:textId="77777777" w:rsidR="0079493F" w:rsidRPr="00060D23" w:rsidRDefault="00000000" w:rsidP="00060D23">
      <w:pPr>
        <w:tabs>
          <w:tab w:val="left" w:pos="3384"/>
          <w:tab w:val="left" w:pos="6768"/>
        </w:tabs>
        <w:spacing w:after="0" w:line="240" w:lineRule="auto"/>
        <w:jc w:val="center"/>
        <w:rPr>
          <w:rFonts w:ascii="Times New Roman" w:hAnsi="Times New Roman" w:cs="Times New Roman"/>
          <w:sz w:val="18"/>
          <w:szCs w:val="18"/>
          <w:rPrChange w:id="70" w:author="Muhammad  Hamid" w:date="2026-10-13T15:13:00Z">
            <w:rPr>
              <w:rFonts w:ascii="Times New Roman" w:hAnsi="Times New Roman" w:cs="Times New Roman"/>
            </w:rPr>
          </w:rPrChange>
        </w:rPr>
        <w:pPrChange w:id="71" w:author="Muhammad  Hamid" w:date="2026-10-13T15:13:00Z">
          <w:pPr>
            <w:tabs>
              <w:tab w:val="left" w:pos="3384"/>
              <w:tab w:val="left" w:pos="6768"/>
            </w:tabs>
            <w:spacing w:after="0" w:line="240" w:lineRule="auto"/>
          </w:pPr>
        </w:pPrChange>
      </w:pPr>
      <w:r w:rsidRPr="00060D23">
        <w:rPr>
          <w:rFonts w:ascii="Times New Roman" w:hAnsi="Times New Roman" w:cs="Times New Roman"/>
          <w:b/>
          <w:color w:val="17BECF"/>
          <w:sz w:val="18"/>
          <w:szCs w:val="18"/>
          <w:rPrChange w:id="72" w:author="Muhammad  Hamid" w:date="2026-10-13T15:13:00Z">
            <w:rPr>
              <w:rFonts w:ascii="Times New Roman" w:hAnsi="Times New Roman" w:cs="Times New Roman"/>
              <w:b/>
              <w:color w:val="17BECF"/>
            </w:rPr>
          </w:rPrChange>
        </w:rPr>
        <w:t xml:space="preserve">--- </w:t>
      </w:r>
      <w:r w:rsidRPr="00060D23">
        <w:rPr>
          <w:rFonts w:ascii="Times New Roman" w:hAnsi="Times New Roman" w:cs="Times New Roman"/>
          <w:sz w:val="14"/>
          <w:szCs w:val="18"/>
          <w:rPrChange w:id="73" w:author="Muhammad  Hamid" w:date="2026-10-13T15:13:00Z">
            <w:rPr>
              <w:rFonts w:ascii="Times New Roman" w:hAnsi="Times New Roman" w:cs="Times New Roman"/>
              <w:sz w:val="18"/>
            </w:rPr>
          </w:rPrChange>
        </w:rPr>
        <w:t>Norway</w:t>
      </w:r>
      <w:r w:rsidRPr="00060D23">
        <w:rPr>
          <w:rFonts w:ascii="Times New Roman" w:hAnsi="Times New Roman" w:cs="Times New Roman"/>
          <w:sz w:val="18"/>
          <w:szCs w:val="18"/>
          <w:rPrChange w:id="74" w:author="Muhammad  Hamid" w:date="2026-10-13T15:13:00Z">
            <w:rPr>
              <w:rFonts w:ascii="Times New Roman" w:hAnsi="Times New Roman" w:cs="Times New Roman"/>
            </w:rPr>
          </w:rPrChange>
        </w:rPr>
        <w:tab/>
      </w:r>
      <w:r w:rsidRPr="00060D23">
        <w:rPr>
          <w:rFonts w:ascii="Times New Roman" w:hAnsi="Times New Roman" w:cs="Times New Roman"/>
          <w:b/>
          <w:color w:val="AEC7E8"/>
          <w:sz w:val="18"/>
          <w:szCs w:val="18"/>
          <w:rPrChange w:id="75" w:author="Muhammad  Hamid" w:date="2026-10-13T15:13:00Z">
            <w:rPr>
              <w:rFonts w:ascii="Times New Roman" w:hAnsi="Times New Roman" w:cs="Times New Roman"/>
              <w:b/>
              <w:color w:val="AEC7E8"/>
            </w:rPr>
          </w:rPrChange>
        </w:rPr>
        <w:t xml:space="preserve">--- </w:t>
      </w:r>
      <w:r w:rsidRPr="00060D23">
        <w:rPr>
          <w:rFonts w:ascii="Times New Roman" w:hAnsi="Times New Roman" w:cs="Times New Roman"/>
          <w:sz w:val="14"/>
          <w:szCs w:val="18"/>
          <w:rPrChange w:id="76" w:author="Muhammad  Hamid" w:date="2026-10-13T15:13:00Z">
            <w:rPr>
              <w:rFonts w:ascii="Times New Roman" w:hAnsi="Times New Roman" w:cs="Times New Roman"/>
              <w:sz w:val="18"/>
            </w:rPr>
          </w:rPrChange>
        </w:rPr>
        <w:t>Oman</w:t>
      </w:r>
      <w:r w:rsidRPr="00060D23">
        <w:rPr>
          <w:rFonts w:ascii="Times New Roman" w:hAnsi="Times New Roman" w:cs="Times New Roman"/>
          <w:sz w:val="18"/>
          <w:szCs w:val="18"/>
          <w:rPrChange w:id="77" w:author="Muhammad  Hamid" w:date="2026-10-13T15:13:00Z">
            <w:rPr>
              <w:rFonts w:ascii="Times New Roman" w:hAnsi="Times New Roman" w:cs="Times New Roman"/>
            </w:rPr>
          </w:rPrChange>
        </w:rPr>
        <w:tab/>
      </w:r>
      <w:r w:rsidRPr="00060D23">
        <w:rPr>
          <w:rFonts w:ascii="Times New Roman" w:hAnsi="Times New Roman" w:cs="Times New Roman"/>
          <w:b/>
          <w:color w:val="FFBB78"/>
          <w:sz w:val="18"/>
          <w:szCs w:val="18"/>
          <w:rPrChange w:id="78" w:author="Muhammad  Hamid" w:date="2026-10-13T15:13:00Z">
            <w:rPr>
              <w:rFonts w:ascii="Times New Roman" w:hAnsi="Times New Roman" w:cs="Times New Roman"/>
              <w:b/>
              <w:color w:val="FFBB78"/>
            </w:rPr>
          </w:rPrChange>
        </w:rPr>
        <w:t xml:space="preserve">--- </w:t>
      </w:r>
      <w:r w:rsidRPr="00060D23">
        <w:rPr>
          <w:rFonts w:ascii="Times New Roman" w:hAnsi="Times New Roman" w:cs="Times New Roman"/>
          <w:sz w:val="14"/>
          <w:szCs w:val="18"/>
          <w:rPrChange w:id="79" w:author="Muhammad  Hamid" w:date="2026-10-13T15:13:00Z">
            <w:rPr>
              <w:rFonts w:ascii="Times New Roman" w:hAnsi="Times New Roman" w:cs="Times New Roman"/>
              <w:sz w:val="18"/>
            </w:rPr>
          </w:rPrChange>
        </w:rPr>
        <w:t>Panama</w:t>
      </w:r>
    </w:p>
    <w:p w14:paraId="32F276C8" w14:textId="77777777" w:rsidR="0079493F" w:rsidRPr="00463729" w:rsidDel="00A20EA6" w:rsidRDefault="0079493F">
      <w:pPr>
        <w:spacing w:after="20"/>
        <w:rPr>
          <w:del w:id="80" w:author="Muhammad  Hamid" w:date="2026-10-13T15:13:00Z"/>
          <w:rFonts w:ascii="Times New Roman" w:hAnsi="Times New Roman" w:cs="Times New Roman"/>
        </w:rPr>
      </w:pPr>
    </w:p>
    <w:p w14:paraId="1AC394ED" w14:textId="0107D8B8" w:rsidR="0079493F" w:rsidRPr="00463729" w:rsidDel="00A20EA6" w:rsidRDefault="00000000">
      <w:pPr>
        <w:spacing w:after="0"/>
        <w:rPr>
          <w:del w:id="81" w:author="Muhammad  Hamid" w:date="2026-10-13T15:13:00Z"/>
          <w:rFonts w:ascii="Times New Roman" w:hAnsi="Times New Roman" w:cs="Times New Roman"/>
        </w:rPr>
      </w:pPr>
      <w:del w:id="82" w:author="Muhammad  Hamid" w:date="2026-10-13T15:13:00Z">
        <w:r w:rsidRPr="00463729" w:rsidDel="00A20EA6">
          <w:rPr>
            <w:rFonts w:ascii="Times New Roman" w:hAnsi="Times New Roman" w:cs="Times New Roman"/>
            <w:sz w:val="18"/>
          </w:rPr>
          <w:delText>Dashed segments are imputed. Solid segments and dots are non-imputed. Country colours match the original project output.</w:delText>
        </w:r>
      </w:del>
    </w:p>
    <w:p w14:paraId="5C34F966" w14:textId="77777777" w:rsidR="0079493F" w:rsidRPr="00463729" w:rsidRDefault="00000000">
      <w:pPr>
        <w:spacing w:after="0"/>
        <w:rPr>
          <w:rFonts w:ascii="Times New Roman" w:hAnsi="Times New Roman" w:cs="Times New Roman"/>
        </w:rPr>
      </w:pPr>
      <w:r w:rsidRPr="00463729">
        <w:rPr>
          <w:rFonts w:ascii="Times New Roman" w:hAnsi="Times New Roman" w:cs="Times New Roman"/>
        </w:rPr>
        <w:br w:type="page"/>
      </w:r>
    </w:p>
    <w:p w14:paraId="7750ABD2" w14:textId="7129B90D" w:rsidR="0079493F" w:rsidRPr="00463729" w:rsidDel="00A20EA6" w:rsidRDefault="00000000">
      <w:pPr>
        <w:pStyle w:val="Heading1"/>
        <w:rPr>
          <w:del w:id="83" w:author="Muhammad  Hamid" w:date="2026-10-13T15:13:00Z"/>
          <w:rFonts w:ascii="Times New Roman" w:hAnsi="Times New Roman" w:cs="Times New Roman"/>
        </w:rPr>
      </w:pPr>
      <w:del w:id="84" w:author="Muhammad  Hamid" w:date="2026-10-13T15:13:00Z">
        <w:r w:rsidRPr="00463729" w:rsidDel="00A20EA6">
          <w:rPr>
            <w:rFonts w:ascii="Times New Roman" w:hAnsi="Times New Roman" w:cs="Times New Roman"/>
          </w:rPr>
          <w:lastRenderedPageBreak/>
          <w:delText>High income country trends</w:delText>
        </w:r>
      </w:del>
    </w:p>
    <w:p w14:paraId="6CDC9B76" w14:textId="56B91738" w:rsidR="0079493F" w:rsidRPr="00463729" w:rsidDel="00A20EA6" w:rsidRDefault="00000000">
      <w:pPr>
        <w:pStyle w:val="Caption"/>
        <w:keepNext/>
        <w:rPr>
          <w:del w:id="85" w:author="Muhammad  Hamid" w:date="2026-10-13T15:13:00Z"/>
          <w:rFonts w:ascii="Times New Roman" w:hAnsi="Times New Roman" w:cs="Times New Roman"/>
        </w:rPr>
      </w:pPr>
      <w:del w:id="86" w:author="Muhammad  Hamid" w:date="2026-10-13T15:13:00Z">
        <w:r w:rsidRPr="00463729" w:rsidDel="00A20EA6">
          <w:rPr>
            <w:rFonts w:ascii="Times New Roman" w:hAnsi="Times New Roman" w:cs="Times New Roman"/>
            <w:b w:val="0"/>
          </w:rPr>
          <w:delText>Figure 1  Environmental patent shares from 1990 to 2024  Countries 49 to 72 of 72</w:delText>
        </w:r>
      </w:del>
    </w:p>
    <w:p w14:paraId="6644E797" w14:textId="77777777" w:rsidR="0079493F" w:rsidRPr="00463729" w:rsidRDefault="00000000">
      <w:pPr>
        <w:keepNext/>
        <w:spacing w:after="60"/>
        <w:jc w:val="center"/>
        <w:rPr>
          <w:rFonts w:ascii="Times New Roman" w:hAnsi="Times New Roman" w:cs="Times New Roman"/>
        </w:rPr>
      </w:pPr>
      <w:r w:rsidRPr="00463729">
        <w:rPr>
          <w:rFonts w:ascii="Times New Roman" w:hAnsi="Times New Roman" w:cs="Times New Roman"/>
          <w:noProof/>
        </w:rPr>
        <w:drawing>
          <wp:inline distT="0" distB="0" distL="0" distR="0" wp14:anchorId="78E34D7B" wp14:editId="1DCFEAAA">
            <wp:extent cx="3851719" cy="2233788"/>
            <wp:effectExtent l="0" t="0" r="0" b="0"/>
            <wp:docPr id="5" name="Picture 5" descr="High income environmental patent share series for country panel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gh_line_panel_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56162" cy="223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57115" w14:textId="77777777" w:rsidR="0079493F" w:rsidRPr="00A20EA6" w:rsidRDefault="00000000" w:rsidP="00A20EA6">
      <w:pPr>
        <w:keepNext/>
        <w:tabs>
          <w:tab w:val="left" w:pos="3384"/>
          <w:tab w:val="left" w:pos="6768"/>
        </w:tabs>
        <w:spacing w:after="0" w:line="240" w:lineRule="auto"/>
        <w:jc w:val="center"/>
        <w:rPr>
          <w:rFonts w:ascii="Times New Roman" w:hAnsi="Times New Roman" w:cs="Times New Roman"/>
          <w:sz w:val="18"/>
          <w:szCs w:val="18"/>
          <w:rPrChange w:id="87" w:author="Muhammad  Hamid" w:date="2026-10-13T15:13:00Z">
            <w:rPr>
              <w:rFonts w:ascii="Times New Roman" w:hAnsi="Times New Roman" w:cs="Times New Roman"/>
            </w:rPr>
          </w:rPrChange>
        </w:rPr>
        <w:pPrChange w:id="88" w:author="Muhammad  Hamid" w:date="2026-10-13T15:13:00Z">
          <w:pPr>
            <w:keepNext/>
            <w:tabs>
              <w:tab w:val="left" w:pos="3384"/>
              <w:tab w:val="left" w:pos="6768"/>
            </w:tabs>
            <w:spacing w:after="0" w:line="240" w:lineRule="auto"/>
          </w:pPr>
        </w:pPrChange>
      </w:pPr>
      <w:r w:rsidRPr="00A20EA6">
        <w:rPr>
          <w:rFonts w:ascii="Times New Roman" w:hAnsi="Times New Roman" w:cs="Times New Roman"/>
          <w:b/>
          <w:color w:val="1F77B4"/>
          <w:sz w:val="18"/>
          <w:szCs w:val="18"/>
          <w:rPrChange w:id="89" w:author="Muhammad  Hamid" w:date="2026-10-13T15:13:00Z">
            <w:rPr>
              <w:rFonts w:ascii="Times New Roman" w:hAnsi="Times New Roman" w:cs="Times New Roman"/>
              <w:b/>
              <w:color w:val="1F77B4"/>
            </w:rPr>
          </w:rPrChange>
        </w:rPr>
        <w:t xml:space="preserve">--- </w:t>
      </w:r>
      <w:r w:rsidRPr="00A20EA6">
        <w:rPr>
          <w:rFonts w:ascii="Times New Roman" w:hAnsi="Times New Roman" w:cs="Times New Roman"/>
          <w:sz w:val="14"/>
          <w:szCs w:val="18"/>
          <w:rPrChange w:id="90" w:author="Muhammad  Hamid" w:date="2026-10-13T15:13:00Z">
            <w:rPr>
              <w:rFonts w:ascii="Times New Roman" w:hAnsi="Times New Roman" w:cs="Times New Roman"/>
              <w:sz w:val="18"/>
            </w:rPr>
          </w:rPrChange>
        </w:rPr>
        <w:t>Poland</w:t>
      </w:r>
      <w:r w:rsidRPr="00A20EA6">
        <w:rPr>
          <w:rFonts w:ascii="Times New Roman" w:hAnsi="Times New Roman" w:cs="Times New Roman"/>
          <w:sz w:val="18"/>
          <w:szCs w:val="18"/>
          <w:rPrChange w:id="91" w:author="Muhammad  Hamid" w:date="2026-10-13T15:13:00Z">
            <w:rPr>
              <w:rFonts w:ascii="Times New Roman" w:hAnsi="Times New Roman" w:cs="Times New Roman"/>
            </w:rPr>
          </w:rPrChange>
        </w:rPr>
        <w:tab/>
      </w:r>
      <w:r w:rsidRPr="00A20EA6">
        <w:rPr>
          <w:rFonts w:ascii="Times New Roman" w:hAnsi="Times New Roman" w:cs="Times New Roman"/>
          <w:b/>
          <w:color w:val="FF7F0E"/>
          <w:sz w:val="18"/>
          <w:szCs w:val="18"/>
          <w:rPrChange w:id="92" w:author="Muhammad  Hamid" w:date="2026-10-13T15:13:00Z">
            <w:rPr>
              <w:rFonts w:ascii="Times New Roman" w:hAnsi="Times New Roman" w:cs="Times New Roman"/>
              <w:b/>
              <w:color w:val="FF7F0E"/>
            </w:rPr>
          </w:rPrChange>
        </w:rPr>
        <w:t xml:space="preserve">--- </w:t>
      </w:r>
      <w:r w:rsidRPr="00A20EA6">
        <w:rPr>
          <w:rFonts w:ascii="Times New Roman" w:hAnsi="Times New Roman" w:cs="Times New Roman"/>
          <w:sz w:val="14"/>
          <w:szCs w:val="18"/>
          <w:rPrChange w:id="93" w:author="Muhammad  Hamid" w:date="2026-10-13T15:13:00Z">
            <w:rPr>
              <w:rFonts w:ascii="Times New Roman" w:hAnsi="Times New Roman" w:cs="Times New Roman"/>
              <w:sz w:val="18"/>
            </w:rPr>
          </w:rPrChange>
        </w:rPr>
        <w:t>Portugal</w:t>
      </w:r>
      <w:r w:rsidRPr="00A20EA6">
        <w:rPr>
          <w:rFonts w:ascii="Times New Roman" w:hAnsi="Times New Roman" w:cs="Times New Roman"/>
          <w:sz w:val="18"/>
          <w:szCs w:val="18"/>
          <w:rPrChange w:id="94" w:author="Muhammad  Hamid" w:date="2026-10-13T15:13:00Z">
            <w:rPr>
              <w:rFonts w:ascii="Times New Roman" w:hAnsi="Times New Roman" w:cs="Times New Roman"/>
            </w:rPr>
          </w:rPrChange>
        </w:rPr>
        <w:tab/>
      </w:r>
      <w:r w:rsidRPr="00A20EA6">
        <w:rPr>
          <w:rFonts w:ascii="Times New Roman" w:hAnsi="Times New Roman" w:cs="Times New Roman"/>
          <w:b/>
          <w:color w:val="2CA02C"/>
          <w:sz w:val="18"/>
          <w:szCs w:val="18"/>
          <w:rPrChange w:id="95" w:author="Muhammad  Hamid" w:date="2026-10-13T15:13:00Z">
            <w:rPr>
              <w:rFonts w:ascii="Times New Roman" w:hAnsi="Times New Roman" w:cs="Times New Roman"/>
              <w:b/>
              <w:color w:val="2CA02C"/>
            </w:rPr>
          </w:rPrChange>
        </w:rPr>
        <w:t xml:space="preserve">--- </w:t>
      </w:r>
      <w:r w:rsidRPr="00A20EA6">
        <w:rPr>
          <w:rFonts w:ascii="Times New Roman" w:hAnsi="Times New Roman" w:cs="Times New Roman"/>
          <w:sz w:val="14"/>
          <w:szCs w:val="18"/>
          <w:rPrChange w:id="96" w:author="Muhammad  Hamid" w:date="2026-10-13T15:13:00Z">
            <w:rPr>
              <w:rFonts w:ascii="Times New Roman" w:hAnsi="Times New Roman" w:cs="Times New Roman"/>
              <w:sz w:val="18"/>
            </w:rPr>
          </w:rPrChange>
        </w:rPr>
        <w:t>Puerto Rico</w:t>
      </w:r>
    </w:p>
    <w:p w14:paraId="40801BAE" w14:textId="77777777" w:rsidR="0079493F" w:rsidRPr="00A20EA6" w:rsidRDefault="00000000" w:rsidP="00A20EA6">
      <w:pPr>
        <w:keepNext/>
        <w:tabs>
          <w:tab w:val="left" w:pos="3384"/>
          <w:tab w:val="left" w:pos="6768"/>
        </w:tabs>
        <w:spacing w:after="0" w:line="240" w:lineRule="auto"/>
        <w:jc w:val="center"/>
        <w:rPr>
          <w:rFonts w:ascii="Times New Roman" w:hAnsi="Times New Roman" w:cs="Times New Roman"/>
          <w:sz w:val="18"/>
          <w:szCs w:val="18"/>
          <w:rPrChange w:id="97" w:author="Muhammad  Hamid" w:date="2026-10-13T15:13:00Z">
            <w:rPr>
              <w:rFonts w:ascii="Times New Roman" w:hAnsi="Times New Roman" w:cs="Times New Roman"/>
            </w:rPr>
          </w:rPrChange>
        </w:rPr>
        <w:pPrChange w:id="98" w:author="Muhammad  Hamid" w:date="2026-10-13T15:13:00Z">
          <w:pPr>
            <w:keepNext/>
            <w:tabs>
              <w:tab w:val="left" w:pos="3384"/>
              <w:tab w:val="left" w:pos="6768"/>
            </w:tabs>
            <w:spacing w:after="0" w:line="240" w:lineRule="auto"/>
          </w:pPr>
        </w:pPrChange>
      </w:pPr>
      <w:r w:rsidRPr="00A20EA6">
        <w:rPr>
          <w:rFonts w:ascii="Times New Roman" w:hAnsi="Times New Roman" w:cs="Times New Roman"/>
          <w:b/>
          <w:color w:val="D62728"/>
          <w:sz w:val="18"/>
          <w:szCs w:val="18"/>
          <w:rPrChange w:id="99" w:author="Muhammad  Hamid" w:date="2026-10-13T15:13:00Z">
            <w:rPr>
              <w:rFonts w:ascii="Times New Roman" w:hAnsi="Times New Roman" w:cs="Times New Roman"/>
              <w:b/>
              <w:color w:val="D62728"/>
            </w:rPr>
          </w:rPrChange>
        </w:rPr>
        <w:t xml:space="preserve">--- </w:t>
      </w:r>
      <w:r w:rsidRPr="00A20EA6">
        <w:rPr>
          <w:rFonts w:ascii="Times New Roman" w:hAnsi="Times New Roman" w:cs="Times New Roman"/>
          <w:sz w:val="14"/>
          <w:szCs w:val="18"/>
          <w:rPrChange w:id="100" w:author="Muhammad  Hamid" w:date="2026-10-13T15:13:00Z">
            <w:rPr>
              <w:rFonts w:ascii="Times New Roman" w:hAnsi="Times New Roman" w:cs="Times New Roman"/>
              <w:sz w:val="18"/>
            </w:rPr>
          </w:rPrChange>
        </w:rPr>
        <w:t>Qatar</w:t>
      </w:r>
      <w:r w:rsidRPr="00A20EA6">
        <w:rPr>
          <w:rFonts w:ascii="Times New Roman" w:hAnsi="Times New Roman" w:cs="Times New Roman"/>
          <w:sz w:val="18"/>
          <w:szCs w:val="18"/>
          <w:rPrChange w:id="101" w:author="Muhammad  Hamid" w:date="2026-10-13T15:13:00Z">
            <w:rPr>
              <w:rFonts w:ascii="Times New Roman" w:hAnsi="Times New Roman" w:cs="Times New Roman"/>
            </w:rPr>
          </w:rPrChange>
        </w:rPr>
        <w:tab/>
      </w:r>
      <w:r w:rsidRPr="00A20EA6">
        <w:rPr>
          <w:rFonts w:ascii="Times New Roman" w:hAnsi="Times New Roman" w:cs="Times New Roman"/>
          <w:b/>
          <w:color w:val="9467BD"/>
          <w:sz w:val="18"/>
          <w:szCs w:val="18"/>
          <w:rPrChange w:id="102" w:author="Muhammad  Hamid" w:date="2026-10-13T15:13:00Z">
            <w:rPr>
              <w:rFonts w:ascii="Times New Roman" w:hAnsi="Times New Roman" w:cs="Times New Roman"/>
              <w:b/>
              <w:color w:val="9467BD"/>
            </w:rPr>
          </w:rPrChange>
        </w:rPr>
        <w:t xml:space="preserve">--- </w:t>
      </w:r>
      <w:r w:rsidRPr="00A20EA6">
        <w:rPr>
          <w:rFonts w:ascii="Times New Roman" w:hAnsi="Times New Roman" w:cs="Times New Roman"/>
          <w:sz w:val="14"/>
          <w:szCs w:val="18"/>
          <w:rPrChange w:id="103" w:author="Muhammad  Hamid" w:date="2026-10-13T15:13:00Z">
            <w:rPr>
              <w:rFonts w:ascii="Times New Roman" w:hAnsi="Times New Roman" w:cs="Times New Roman"/>
              <w:sz w:val="18"/>
            </w:rPr>
          </w:rPrChange>
        </w:rPr>
        <w:t>Republic of Korea</w:t>
      </w:r>
      <w:r w:rsidRPr="00A20EA6">
        <w:rPr>
          <w:rFonts w:ascii="Times New Roman" w:hAnsi="Times New Roman" w:cs="Times New Roman"/>
          <w:sz w:val="18"/>
          <w:szCs w:val="18"/>
          <w:rPrChange w:id="104" w:author="Muhammad  Hamid" w:date="2026-10-13T15:13:00Z">
            <w:rPr>
              <w:rFonts w:ascii="Times New Roman" w:hAnsi="Times New Roman" w:cs="Times New Roman"/>
            </w:rPr>
          </w:rPrChange>
        </w:rPr>
        <w:tab/>
      </w:r>
      <w:r w:rsidRPr="00A20EA6">
        <w:rPr>
          <w:rFonts w:ascii="Times New Roman" w:hAnsi="Times New Roman" w:cs="Times New Roman"/>
          <w:b/>
          <w:color w:val="8C564B"/>
          <w:sz w:val="18"/>
          <w:szCs w:val="18"/>
          <w:rPrChange w:id="105" w:author="Muhammad  Hamid" w:date="2026-10-13T15:13:00Z">
            <w:rPr>
              <w:rFonts w:ascii="Times New Roman" w:hAnsi="Times New Roman" w:cs="Times New Roman"/>
              <w:b/>
              <w:color w:val="8C564B"/>
            </w:rPr>
          </w:rPrChange>
        </w:rPr>
        <w:t xml:space="preserve">--- </w:t>
      </w:r>
      <w:r w:rsidRPr="00A20EA6">
        <w:rPr>
          <w:rFonts w:ascii="Times New Roman" w:hAnsi="Times New Roman" w:cs="Times New Roman"/>
          <w:sz w:val="14"/>
          <w:szCs w:val="18"/>
          <w:rPrChange w:id="106" w:author="Muhammad  Hamid" w:date="2026-10-13T15:13:00Z">
            <w:rPr>
              <w:rFonts w:ascii="Times New Roman" w:hAnsi="Times New Roman" w:cs="Times New Roman"/>
              <w:sz w:val="18"/>
            </w:rPr>
          </w:rPrChange>
        </w:rPr>
        <w:t>Romania</w:t>
      </w:r>
    </w:p>
    <w:p w14:paraId="0DB2AF2A" w14:textId="77777777" w:rsidR="0079493F" w:rsidRPr="00A20EA6" w:rsidRDefault="00000000" w:rsidP="00A20EA6">
      <w:pPr>
        <w:keepNext/>
        <w:tabs>
          <w:tab w:val="left" w:pos="3384"/>
          <w:tab w:val="left" w:pos="6768"/>
        </w:tabs>
        <w:spacing w:after="0" w:line="240" w:lineRule="auto"/>
        <w:jc w:val="center"/>
        <w:rPr>
          <w:rFonts w:ascii="Times New Roman" w:hAnsi="Times New Roman" w:cs="Times New Roman"/>
          <w:sz w:val="18"/>
          <w:szCs w:val="18"/>
          <w:rPrChange w:id="107" w:author="Muhammad  Hamid" w:date="2026-10-13T15:13:00Z">
            <w:rPr>
              <w:rFonts w:ascii="Times New Roman" w:hAnsi="Times New Roman" w:cs="Times New Roman"/>
            </w:rPr>
          </w:rPrChange>
        </w:rPr>
        <w:pPrChange w:id="108" w:author="Muhammad  Hamid" w:date="2026-10-13T15:13:00Z">
          <w:pPr>
            <w:keepNext/>
            <w:tabs>
              <w:tab w:val="left" w:pos="3384"/>
              <w:tab w:val="left" w:pos="6768"/>
            </w:tabs>
            <w:spacing w:after="0" w:line="240" w:lineRule="auto"/>
          </w:pPr>
        </w:pPrChange>
      </w:pPr>
      <w:r w:rsidRPr="00A20EA6">
        <w:rPr>
          <w:rFonts w:ascii="Times New Roman" w:hAnsi="Times New Roman" w:cs="Times New Roman"/>
          <w:b/>
          <w:color w:val="E377C2"/>
          <w:sz w:val="18"/>
          <w:szCs w:val="18"/>
          <w:rPrChange w:id="109" w:author="Muhammad  Hamid" w:date="2026-10-13T15:13:00Z">
            <w:rPr>
              <w:rFonts w:ascii="Times New Roman" w:hAnsi="Times New Roman" w:cs="Times New Roman"/>
              <w:b/>
              <w:color w:val="E377C2"/>
            </w:rPr>
          </w:rPrChange>
        </w:rPr>
        <w:t xml:space="preserve">--- </w:t>
      </w:r>
      <w:r w:rsidRPr="00A20EA6">
        <w:rPr>
          <w:rFonts w:ascii="Times New Roman" w:hAnsi="Times New Roman" w:cs="Times New Roman"/>
          <w:sz w:val="14"/>
          <w:szCs w:val="18"/>
          <w:rPrChange w:id="110" w:author="Muhammad  Hamid" w:date="2026-10-13T15:13:00Z">
            <w:rPr>
              <w:rFonts w:ascii="Times New Roman" w:hAnsi="Times New Roman" w:cs="Times New Roman"/>
              <w:sz w:val="18"/>
            </w:rPr>
          </w:rPrChange>
        </w:rPr>
        <w:t>Russia</w:t>
      </w:r>
      <w:r w:rsidRPr="00A20EA6">
        <w:rPr>
          <w:rFonts w:ascii="Times New Roman" w:hAnsi="Times New Roman" w:cs="Times New Roman"/>
          <w:sz w:val="18"/>
          <w:szCs w:val="18"/>
          <w:rPrChange w:id="111" w:author="Muhammad  Hamid" w:date="2026-10-13T15:13:00Z">
            <w:rPr>
              <w:rFonts w:ascii="Times New Roman" w:hAnsi="Times New Roman" w:cs="Times New Roman"/>
            </w:rPr>
          </w:rPrChange>
        </w:rPr>
        <w:tab/>
      </w:r>
      <w:r w:rsidRPr="00A20EA6">
        <w:rPr>
          <w:rFonts w:ascii="Times New Roman" w:hAnsi="Times New Roman" w:cs="Times New Roman"/>
          <w:b/>
          <w:color w:val="7F7F7F"/>
          <w:sz w:val="18"/>
          <w:szCs w:val="18"/>
          <w:rPrChange w:id="112" w:author="Muhammad  Hamid" w:date="2026-10-13T15:13:00Z">
            <w:rPr>
              <w:rFonts w:ascii="Times New Roman" w:hAnsi="Times New Roman" w:cs="Times New Roman"/>
              <w:b/>
              <w:color w:val="7F7F7F"/>
            </w:rPr>
          </w:rPrChange>
        </w:rPr>
        <w:t xml:space="preserve">--- </w:t>
      </w:r>
      <w:r w:rsidRPr="00A20EA6">
        <w:rPr>
          <w:rFonts w:ascii="Times New Roman" w:hAnsi="Times New Roman" w:cs="Times New Roman"/>
          <w:sz w:val="14"/>
          <w:szCs w:val="18"/>
          <w:rPrChange w:id="113" w:author="Muhammad  Hamid" w:date="2026-10-13T15:13:00Z">
            <w:rPr>
              <w:rFonts w:ascii="Times New Roman" w:hAnsi="Times New Roman" w:cs="Times New Roman"/>
              <w:sz w:val="18"/>
            </w:rPr>
          </w:rPrChange>
        </w:rPr>
        <w:t>San Marino</w:t>
      </w:r>
      <w:r w:rsidRPr="00A20EA6">
        <w:rPr>
          <w:rFonts w:ascii="Times New Roman" w:hAnsi="Times New Roman" w:cs="Times New Roman"/>
          <w:sz w:val="18"/>
          <w:szCs w:val="18"/>
          <w:rPrChange w:id="114" w:author="Muhammad  Hamid" w:date="2026-10-13T15:13:00Z">
            <w:rPr>
              <w:rFonts w:ascii="Times New Roman" w:hAnsi="Times New Roman" w:cs="Times New Roman"/>
            </w:rPr>
          </w:rPrChange>
        </w:rPr>
        <w:tab/>
      </w:r>
      <w:r w:rsidRPr="00A20EA6">
        <w:rPr>
          <w:rFonts w:ascii="Times New Roman" w:hAnsi="Times New Roman" w:cs="Times New Roman"/>
          <w:b/>
          <w:color w:val="BCBD22"/>
          <w:sz w:val="18"/>
          <w:szCs w:val="18"/>
          <w:rPrChange w:id="115" w:author="Muhammad  Hamid" w:date="2026-10-13T15:13:00Z">
            <w:rPr>
              <w:rFonts w:ascii="Times New Roman" w:hAnsi="Times New Roman" w:cs="Times New Roman"/>
              <w:b/>
              <w:color w:val="BCBD22"/>
            </w:rPr>
          </w:rPrChange>
        </w:rPr>
        <w:t xml:space="preserve">--- </w:t>
      </w:r>
      <w:r w:rsidRPr="00A20EA6">
        <w:rPr>
          <w:rFonts w:ascii="Times New Roman" w:hAnsi="Times New Roman" w:cs="Times New Roman"/>
          <w:sz w:val="14"/>
          <w:szCs w:val="18"/>
          <w:rPrChange w:id="116" w:author="Muhammad  Hamid" w:date="2026-10-13T15:13:00Z">
            <w:rPr>
              <w:rFonts w:ascii="Times New Roman" w:hAnsi="Times New Roman" w:cs="Times New Roman"/>
              <w:sz w:val="18"/>
            </w:rPr>
          </w:rPrChange>
        </w:rPr>
        <w:t>Saudi Arabia</w:t>
      </w:r>
    </w:p>
    <w:p w14:paraId="1AF6A6A4" w14:textId="77777777" w:rsidR="0079493F" w:rsidRPr="00A20EA6" w:rsidRDefault="00000000" w:rsidP="00A20EA6">
      <w:pPr>
        <w:tabs>
          <w:tab w:val="left" w:pos="3384"/>
          <w:tab w:val="left" w:pos="6768"/>
        </w:tabs>
        <w:spacing w:after="0" w:line="240" w:lineRule="auto"/>
        <w:jc w:val="center"/>
        <w:rPr>
          <w:rFonts w:ascii="Times New Roman" w:hAnsi="Times New Roman" w:cs="Times New Roman"/>
          <w:sz w:val="18"/>
          <w:szCs w:val="18"/>
          <w:rPrChange w:id="117" w:author="Muhammad  Hamid" w:date="2026-10-13T15:13:00Z">
            <w:rPr>
              <w:rFonts w:ascii="Times New Roman" w:hAnsi="Times New Roman" w:cs="Times New Roman"/>
            </w:rPr>
          </w:rPrChange>
        </w:rPr>
        <w:pPrChange w:id="118" w:author="Muhammad  Hamid" w:date="2026-10-13T15:13:00Z">
          <w:pPr>
            <w:tabs>
              <w:tab w:val="left" w:pos="3384"/>
              <w:tab w:val="left" w:pos="6768"/>
            </w:tabs>
            <w:spacing w:after="0" w:line="240" w:lineRule="auto"/>
          </w:pPr>
        </w:pPrChange>
      </w:pPr>
      <w:r w:rsidRPr="00A20EA6">
        <w:rPr>
          <w:rFonts w:ascii="Times New Roman" w:hAnsi="Times New Roman" w:cs="Times New Roman"/>
          <w:b/>
          <w:color w:val="17BECF"/>
          <w:sz w:val="18"/>
          <w:szCs w:val="18"/>
          <w:rPrChange w:id="119" w:author="Muhammad  Hamid" w:date="2026-10-13T15:13:00Z">
            <w:rPr>
              <w:rFonts w:ascii="Times New Roman" w:hAnsi="Times New Roman" w:cs="Times New Roman"/>
              <w:b/>
              <w:color w:val="17BECF"/>
            </w:rPr>
          </w:rPrChange>
        </w:rPr>
        <w:t xml:space="preserve">--- </w:t>
      </w:r>
      <w:r w:rsidRPr="00A20EA6">
        <w:rPr>
          <w:rFonts w:ascii="Times New Roman" w:hAnsi="Times New Roman" w:cs="Times New Roman"/>
          <w:sz w:val="14"/>
          <w:szCs w:val="18"/>
          <w:rPrChange w:id="120" w:author="Muhammad  Hamid" w:date="2026-10-13T15:13:00Z">
            <w:rPr>
              <w:rFonts w:ascii="Times New Roman" w:hAnsi="Times New Roman" w:cs="Times New Roman"/>
              <w:sz w:val="18"/>
            </w:rPr>
          </w:rPrChange>
        </w:rPr>
        <w:t>Seychelles</w:t>
      </w:r>
      <w:r w:rsidRPr="00A20EA6">
        <w:rPr>
          <w:rFonts w:ascii="Times New Roman" w:hAnsi="Times New Roman" w:cs="Times New Roman"/>
          <w:sz w:val="18"/>
          <w:szCs w:val="18"/>
          <w:rPrChange w:id="121" w:author="Muhammad  Hamid" w:date="2026-10-13T15:13:00Z">
            <w:rPr>
              <w:rFonts w:ascii="Times New Roman" w:hAnsi="Times New Roman" w:cs="Times New Roman"/>
            </w:rPr>
          </w:rPrChange>
        </w:rPr>
        <w:tab/>
      </w:r>
      <w:r w:rsidRPr="00A20EA6">
        <w:rPr>
          <w:rFonts w:ascii="Times New Roman" w:hAnsi="Times New Roman" w:cs="Times New Roman"/>
          <w:b/>
          <w:color w:val="AEC7E8"/>
          <w:sz w:val="18"/>
          <w:szCs w:val="18"/>
          <w:rPrChange w:id="122" w:author="Muhammad  Hamid" w:date="2026-10-13T15:13:00Z">
            <w:rPr>
              <w:rFonts w:ascii="Times New Roman" w:hAnsi="Times New Roman" w:cs="Times New Roman"/>
              <w:b/>
              <w:color w:val="AEC7E8"/>
            </w:rPr>
          </w:rPrChange>
        </w:rPr>
        <w:t xml:space="preserve">--- </w:t>
      </w:r>
      <w:r w:rsidRPr="00A20EA6">
        <w:rPr>
          <w:rFonts w:ascii="Times New Roman" w:hAnsi="Times New Roman" w:cs="Times New Roman"/>
          <w:sz w:val="14"/>
          <w:szCs w:val="18"/>
          <w:rPrChange w:id="123" w:author="Muhammad  Hamid" w:date="2026-10-13T15:13:00Z">
            <w:rPr>
              <w:rFonts w:ascii="Times New Roman" w:hAnsi="Times New Roman" w:cs="Times New Roman"/>
              <w:sz w:val="18"/>
            </w:rPr>
          </w:rPrChange>
        </w:rPr>
        <w:t>Singapore</w:t>
      </w:r>
      <w:r w:rsidRPr="00A20EA6">
        <w:rPr>
          <w:rFonts w:ascii="Times New Roman" w:hAnsi="Times New Roman" w:cs="Times New Roman"/>
          <w:sz w:val="18"/>
          <w:szCs w:val="18"/>
          <w:rPrChange w:id="124" w:author="Muhammad  Hamid" w:date="2026-10-13T15:13:00Z">
            <w:rPr>
              <w:rFonts w:ascii="Times New Roman" w:hAnsi="Times New Roman" w:cs="Times New Roman"/>
            </w:rPr>
          </w:rPrChange>
        </w:rPr>
        <w:tab/>
      </w:r>
      <w:r w:rsidRPr="00A20EA6">
        <w:rPr>
          <w:rFonts w:ascii="Times New Roman" w:hAnsi="Times New Roman" w:cs="Times New Roman"/>
          <w:b/>
          <w:color w:val="FFBB78"/>
          <w:sz w:val="18"/>
          <w:szCs w:val="18"/>
          <w:rPrChange w:id="125" w:author="Muhammad  Hamid" w:date="2026-10-13T15:13:00Z">
            <w:rPr>
              <w:rFonts w:ascii="Times New Roman" w:hAnsi="Times New Roman" w:cs="Times New Roman"/>
              <w:b/>
              <w:color w:val="FFBB78"/>
            </w:rPr>
          </w:rPrChange>
        </w:rPr>
        <w:t xml:space="preserve">--- </w:t>
      </w:r>
      <w:r w:rsidRPr="00A20EA6">
        <w:rPr>
          <w:rFonts w:ascii="Times New Roman" w:hAnsi="Times New Roman" w:cs="Times New Roman"/>
          <w:sz w:val="14"/>
          <w:szCs w:val="18"/>
          <w:rPrChange w:id="126" w:author="Muhammad  Hamid" w:date="2026-10-13T15:13:00Z">
            <w:rPr>
              <w:rFonts w:ascii="Times New Roman" w:hAnsi="Times New Roman" w:cs="Times New Roman"/>
              <w:sz w:val="18"/>
            </w:rPr>
          </w:rPrChange>
        </w:rPr>
        <w:t>Slovakia</w:t>
      </w:r>
    </w:p>
    <w:p w14:paraId="0363A6E4" w14:textId="77777777" w:rsidR="0079493F" w:rsidRPr="00463729" w:rsidRDefault="0079493F">
      <w:pPr>
        <w:spacing w:after="20"/>
        <w:rPr>
          <w:rFonts w:ascii="Times New Roman" w:hAnsi="Times New Roman" w:cs="Times New Roman"/>
        </w:rPr>
      </w:pPr>
    </w:p>
    <w:p w14:paraId="21062CFB" w14:textId="77777777" w:rsidR="0079493F" w:rsidRPr="00463729" w:rsidRDefault="00000000">
      <w:pPr>
        <w:keepNext/>
        <w:spacing w:after="60"/>
        <w:jc w:val="center"/>
        <w:rPr>
          <w:rFonts w:ascii="Times New Roman" w:hAnsi="Times New Roman" w:cs="Times New Roman"/>
        </w:rPr>
      </w:pPr>
      <w:r w:rsidRPr="00463729">
        <w:rPr>
          <w:rFonts w:ascii="Times New Roman" w:hAnsi="Times New Roman" w:cs="Times New Roman"/>
          <w:noProof/>
        </w:rPr>
        <w:drawing>
          <wp:inline distT="0" distB="0" distL="0" distR="0" wp14:anchorId="4C66AAD6" wp14:editId="6FAB0398">
            <wp:extent cx="4485157" cy="2587126"/>
            <wp:effectExtent l="0" t="0" r="0" b="3810"/>
            <wp:docPr id="6" name="Picture 6" descr="High income environmental patent share series for country panel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gh_line_panel_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94146" cy="2592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85CD9" w14:textId="77777777" w:rsidR="0079493F" w:rsidRPr="006D06F2" w:rsidRDefault="00000000" w:rsidP="006D06F2">
      <w:pPr>
        <w:keepNext/>
        <w:tabs>
          <w:tab w:val="left" w:pos="3384"/>
          <w:tab w:val="left" w:pos="6768"/>
        </w:tabs>
        <w:spacing w:after="0" w:line="240" w:lineRule="auto"/>
        <w:jc w:val="center"/>
        <w:rPr>
          <w:rFonts w:ascii="Times New Roman" w:hAnsi="Times New Roman" w:cs="Times New Roman"/>
          <w:sz w:val="16"/>
          <w:szCs w:val="16"/>
          <w:rPrChange w:id="127" w:author="Muhammad  Hamid" w:date="2026-10-13T15:14:00Z">
            <w:rPr>
              <w:rFonts w:ascii="Times New Roman" w:hAnsi="Times New Roman" w:cs="Times New Roman"/>
            </w:rPr>
          </w:rPrChange>
        </w:rPr>
        <w:pPrChange w:id="128" w:author="Muhammad  Hamid" w:date="2026-10-13T15:14:00Z">
          <w:pPr>
            <w:keepNext/>
            <w:tabs>
              <w:tab w:val="left" w:pos="3384"/>
              <w:tab w:val="left" w:pos="6768"/>
            </w:tabs>
            <w:spacing w:after="0" w:line="240" w:lineRule="auto"/>
          </w:pPr>
        </w:pPrChange>
      </w:pPr>
      <w:r w:rsidRPr="006D06F2">
        <w:rPr>
          <w:rFonts w:ascii="Times New Roman" w:hAnsi="Times New Roman" w:cs="Times New Roman"/>
          <w:b/>
          <w:color w:val="1F77B4"/>
          <w:sz w:val="16"/>
          <w:szCs w:val="16"/>
          <w:rPrChange w:id="129" w:author="Muhammad  Hamid" w:date="2026-10-13T15:14:00Z">
            <w:rPr>
              <w:rFonts w:ascii="Times New Roman" w:hAnsi="Times New Roman" w:cs="Times New Roman"/>
              <w:b/>
              <w:color w:val="1F77B4"/>
            </w:rPr>
          </w:rPrChange>
        </w:rPr>
        <w:t xml:space="preserve">--- </w:t>
      </w:r>
      <w:r w:rsidRPr="006D06F2">
        <w:rPr>
          <w:rFonts w:ascii="Times New Roman" w:hAnsi="Times New Roman" w:cs="Times New Roman"/>
          <w:sz w:val="12"/>
          <w:szCs w:val="16"/>
          <w:rPrChange w:id="130" w:author="Muhammad  Hamid" w:date="2026-10-13T15:14:00Z">
            <w:rPr>
              <w:rFonts w:ascii="Times New Roman" w:hAnsi="Times New Roman" w:cs="Times New Roman"/>
              <w:sz w:val="18"/>
            </w:rPr>
          </w:rPrChange>
        </w:rPr>
        <w:t>Slovenia</w:t>
      </w:r>
      <w:r w:rsidRPr="006D06F2">
        <w:rPr>
          <w:rFonts w:ascii="Times New Roman" w:hAnsi="Times New Roman" w:cs="Times New Roman"/>
          <w:sz w:val="16"/>
          <w:szCs w:val="16"/>
          <w:rPrChange w:id="131" w:author="Muhammad  Hamid" w:date="2026-10-13T15:14:00Z">
            <w:rPr>
              <w:rFonts w:ascii="Times New Roman" w:hAnsi="Times New Roman" w:cs="Times New Roman"/>
            </w:rPr>
          </w:rPrChange>
        </w:rPr>
        <w:tab/>
      </w:r>
      <w:r w:rsidRPr="006D06F2">
        <w:rPr>
          <w:rFonts w:ascii="Times New Roman" w:hAnsi="Times New Roman" w:cs="Times New Roman"/>
          <w:b/>
          <w:color w:val="FF7F0E"/>
          <w:sz w:val="16"/>
          <w:szCs w:val="16"/>
          <w:rPrChange w:id="132" w:author="Muhammad  Hamid" w:date="2026-10-13T15:14:00Z">
            <w:rPr>
              <w:rFonts w:ascii="Times New Roman" w:hAnsi="Times New Roman" w:cs="Times New Roman"/>
              <w:b/>
              <w:color w:val="FF7F0E"/>
            </w:rPr>
          </w:rPrChange>
        </w:rPr>
        <w:t xml:space="preserve">--- </w:t>
      </w:r>
      <w:r w:rsidRPr="006D06F2">
        <w:rPr>
          <w:rFonts w:ascii="Times New Roman" w:hAnsi="Times New Roman" w:cs="Times New Roman"/>
          <w:sz w:val="12"/>
          <w:szCs w:val="16"/>
          <w:rPrChange w:id="133" w:author="Muhammad  Hamid" w:date="2026-10-13T15:14:00Z">
            <w:rPr>
              <w:rFonts w:ascii="Times New Roman" w:hAnsi="Times New Roman" w:cs="Times New Roman"/>
              <w:sz w:val="18"/>
            </w:rPr>
          </w:rPrChange>
        </w:rPr>
        <w:t>Spain</w:t>
      </w:r>
      <w:r w:rsidRPr="006D06F2">
        <w:rPr>
          <w:rFonts w:ascii="Times New Roman" w:hAnsi="Times New Roman" w:cs="Times New Roman"/>
          <w:sz w:val="16"/>
          <w:szCs w:val="16"/>
          <w:rPrChange w:id="134" w:author="Muhammad  Hamid" w:date="2026-10-13T15:14:00Z">
            <w:rPr>
              <w:rFonts w:ascii="Times New Roman" w:hAnsi="Times New Roman" w:cs="Times New Roman"/>
            </w:rPr>
          </w:rPrChange>
        </w:rPr>
        <w:tab/>
      </w:r>
      <w:r w:rsidRPr="006D06F2">
        <w:rPr>
          <w:rFonts w:ascii="Times New Roman" w:hAnsi="Times New Roman" w:cs="Times New Roman"/>
          <w:b/>
          <w:color w:val="2CA02C"/>
          <w:sz w:val="16"/>
          <w:szCs w:val="16"/>
          <w:rPrChange w:id="135" w:author="Muhammad  Hamid" w:date="2026-10-13T15:14:00Z">
            <w:rPr>
              <w:rFonts w:ascii="Times New Roman" w:hAnsi="Times New Roman" w:cs="Times New Roman"/>
              <w:b/>
              <w:color w:val="2CA02C"/>
            </w:rPr>
          </w:rPrChange>
        </w:rPr>
        <w:t xml:space="preserve">--- </w:t>
      </w:r>
      <w:r w:rsidRPr="006D06F2">
        <w:rPr>
          <w:rFonts w:ascii="Times New Roman" w:hAnsi="Times New Roman" w:cs="Times New Roman"/>
          <w:sz w:val="12"/>
          <w:szCs w:val="16"/>
          <w:rPrChange w:id="136" w:author="Muhammad  Hamid" w:date="2026-10-13T15:14:00Z">
            <w:rPr>
              <w:rFonts w:ascii="Times New Roman" w:hAnsi="Times New Roman" w:cs="Times New Roman"/>
              <w:sz w:val="18"/>
            </w:rPr>
          </w:rPrChange>
        </w:rPr>
        <w:t>St. Kitts and Nevis</w:t>
      </w:r>
    </w:p>
    <w:p w14:paraId="470EA522" w14:textId="77777777" w:rsidR="0079493F" w:rsidRPr="006D06F2" w:rsidRDefault="00000000" w:rsidP="006D06F2">
      <w:pPr>
        <w:keepNext/>
        <w:tabs>
          <w:tab w:val="left" w:pos="3384"/>
          <w:tab w:val="left" w:pos="6768"/>
        </w:tabs>
        <w:spacing w:after="0" w:line="240" w:lineRule="auto"/>
        <w:jc w:val="center"/>
        <w:rPr>
          <w:rFonts w:ascii="Times New Roman" w:hAnsi="Times New Roman" w:cs="Times New Roman"/>
          <w:sz w:val="16"/>
          <w:szCs w:val="16"/>
          <w:rPrChange w:id="137" w:author="Muhammad  Hamid" w:date="2026-10-13T15:14:00Z">
            <w:rPr>
              <w:rFonts w:ascii="Times New Roman" w:hAnsi="Times New Roman" w:cs="Times New Roman"/>
            </w:rPr>
          </w:rPrChange>
        </w:rPr>
        <w:pPrChange w:id="138" w:author="Muhammad  Hamid" w:date="2026-10-13T15:14:00Z">
          <w:pPr>
            <w:keepNext/>
            <w:tabs>
              <w:tab w:val="left" w:pos="3384"/>
              <w:tab w:val="left" w:pos="6768"/>
            </w:tabs>
            <w:spacing w:after="0" w:line="240" w:lineRule="auto"/>
          </w:pPr>
        </w:pPrChange>
      </w:pPr>
      <w:r w:rsidRPr="006D06F2">
        <w:rPr>
          <w:rFonts w:ascii="Times New Roman" w:hAnsi="Times New Roman" w:cs="Times New Roman"/>
          <w:b/>
          <w:color w:val="D62728"/>
          <w:sz w:val="16"/>
          <w:szCs w:val="16"/>
          <w:rPrChange w:id="139" w:author="Muhammad  Hamid" w:date="2026-10-13T15:14:00Z">
            <w:rPr>
              <w:rFonts w:ascii="Times New Roman" w:hAnsi="Times New Roman" w:cs="Times New Roman"/>
              <w:b/>
              <w:color w:val="D62728"/>
            </w:rPr>
          </w:rPrChange>
        </w:rPr>
        <w:t xml:space="preserve">--- </w:t>
      </w:r>
      <w:r w:rsidRPr="006D06F2">
        <w:rPr>
          <w:rFonts w:ascii="Times New Roman" w:hAnsi="Times New Roman" w:cs="Times New Roman"/>
          <w:sz w:val="12"/>
          <w:szCs w:val="16"/>
          <w:rPrChange w:id="140" w:author="Muhammad  Hamid" w:date="2026-10-13T15:14:00Z">
            <w:rPr>
              <w:rFonts w:ascii="Times New Roman" w:hAnsi="Times New Roman" w:cs="Times New Roman"/>
              <w:sz w:val="18"/>
            </w:rPr>
          </w:rPrChange>
        </w:rPr>
        <w:t>Sweden</w:t>
      </w:r>
      <w:r w:rsidRPr="006D06F2">
        <w:rPr>
          <w:rFonts w:ascii="Times New Roman" w:hAnsi="Times New Roman" w:cs="Times New Roman"/>
          <w:sz w:val="16"/>
          <w:szCs w:val="16"/>
          <w:rPrChange w:id="141" w:author="Muhammad  Hamid" w:date="2026-10-13T15:14:00Z">
            <w:rPr>
              <w:rFonts w:ascii="Times New Roman" w:hAnsi="Times New Roman" w:cs="Times New Roman"/>
            </w:rPr>
          </w:rPrChange>
        </w:rPr>
        <w:tab/>
      </w:r>
      <w:r w:rsidRPr="006D06F2">
        <w:rPr>
          <w:rFonts w:ascii="Times New Roman" w:hAnsi="Times New Roman" w:cs="Times New Roman"/>
          <w:b/>
          <w:color w:val="9467BD"/>
          <w:sz w:val="16"/>
          <w:szCs w:val="16"/>
          <w:rPrChange w:id="142" w:author="Muhammad  Hamid" w:date="2026-10-13T15:14:00Z">
            <w:rPr>
              <w:rFonts w:ascii="Times New Roman" w:hAnsi="Times New Roman" w:cs="Times New Roman"/>
              <w:b/>
              <w:color w:val="9467BD"/>
            </w:rPr>
          </w:rPrChange>
        </w:rPr>
        <w:t xml:space="preserve">--- </w:t>
      </w:r>
      <w:r w:rsidRPr="006D06F2">
        <w:rPr>
          <w:rFonts w:ascii="Times New Roman" w:hAnsi="Times New Roman" w:cs="Times New Roman"/>
          <w:sz w:val="12"/>
          <w:szCs w:val="16"/>
          <w:rPrChange w:id="143" w:author="Muhammad  Hamid" w:date="2026-10-13T15:14:00Z">
            <w:rPr>
              <w:rFonts w:ascii="Times New Roman" w:hAnsi="Times New Roman" w:cs="Times New Roman"/>
              <w:sz w:val="18"/>
            </w:rPr>
          </w:rPrChange>
        </w:rPr>
        <w:t>Switzerland</w:t>
      </w:r>
      <w:r w:rsidRPr="006D06F2">
        <w:rPr>
          <w:rFonts w:ascii="Times New Roman" w:hAnsi="Times New Roman" w:cs="Times New Roman"/>
          <w:sz w:val="16"/>
          <w:szCs w:val="16"/>
          <w:rPrChange w:id="144" w:author="Muhammad  Hamid" w:date="2026-10-13T15:14:00Z">
            <w:rPr>
              <w:rFonts w:ascii="Times New Roman" w:hAnsi="Times New Roman" w:cs="Times New Roman"/>
            </w:rPr>
          </w:rPrChange>
        </w:rPr>
        <w:tab/>
      </w:r>
      <w:r w:rsidRPr="006D06F2">
        <w:rPr>
          <w:rFonts w:ascii="Times New Roman" w:hAnsi="Times New Roman" w:cs="Times New Roman"/>
          <w:b/>
          <w:color w:val="8C564B"/>
          <w:sz w:val="16"/>
          <w:szCs w:val="16"/>
          <w:rPrChange w:id="145" w:author="Muhammad  Hamid" w:date="2026-10-13T15:14:00Z">
            <w:rPr>
              <w:rFonts w:ascii="Times New Roman" w:hAnsi="Times New Roman" w:cs="Times New Roman"/>
              <w:b/>
              <w:color w:val="8C564B"/>
            </w:rPr>
          </w:rPrChange>
        </w:rPr>
        <w:t xml:space="preserve">--- </w:t>
      </w:r>
      <w:r w:rsidRPr="006D06F2">
        <w:rPr>
          <w:rFonts w:ascii="Times New Roman" w:hAnsi="Times New Roman" w:cs="Times New Roman"/>
          <w:sz w:val="12"/>
          <w:szCs w:val="16"/>
          <w:rPrChange w:id="146" w:author="Muhammad  Hamid" w:date="2026-10-13T15:14:00Z">
            <w:rPr>
              <w:rFonts w:ascii="Times New Roman" w:hAnsi="Times New Roman" w:cs="Times New Roman"/>
              <w:sz w:val="18"/>
            </w:rPr>
          </w:rPrChange>
        </w:rPr>
        <w:t>Taiwan</w:t>
      </w:r>
    </w:p>
    <w:p w14:paraId="17E1DAF4" w14:textId="77777777" w:rsidR="0079493F" w:rsidRPr="006D06F2" w:rsidRDefault="00000000" w:rsidP="006D06F2">
      <w:pPr>
        <w:keepNext/>
        <w:tabs>
          <w:tab w:val="left" w:pos="3384"/>
          <w:tab w:val="left" w:pos="6768"/>
        </w:tabs>
        <w:spacing w:after="0" w:line="240" w:lineRule="auto"/>
        <w:jc w:val="center"/>
        <w:rPr>
          <w:rFonts w:ascii="Times New Roman" w:hAnsi="Times New Roman" w:cs="Times New Roman"/>
          <w:sz w:val="16"/>
          <w:szCs w:val="16"/>
          <w:rPrChange w:id="147" w:author="Muhammad  Hamid" w:date="2026-10-13T15:14:00Z">
            <w:rPr>
              <w:rFonts w:ascii="Times New Roman" w:hAnsi="Times New Roman" w:cs="Times New Roman"/>
            </w:rPr>
          </w:rPrChange>
        </w:rPr>
        <w:pPrChange w:id="148" w:author="Muhammad  Hamid" w:date="2026-10-13T15:14:00Z">
          <w:pPr>
            <w:keepNext/>
            <w:tabs>
              <w:tab w:val="left" w:pos="3384"/>
              <w:tab w:val="left" w:pos="6768"/>
            </w:tabs>
            <w:spacing w:after="0" w:line="240" w:lineRule="auto"/>
          </w:pPr>
        </w:pPrChange>
      </w:pPr>
      <w:r w:rsidRPr="006D06F2">
        <w:rPr>
          <w:rFonts w:ascii="Times New Roman" w:hAnsi="Times New Roman" w:cs="Times New Roman"/>
          <w:b/>
          <w:color w:val="E377C2"/>
          <w:sz w:val="16"/>
          <w:szCs w:val="16"/>
          <w:rPrChange w:id="149" w:author="Muhammad  Hamid" w:date="2026-10-13T15:14:00Z">
            <w:rPr>
              <w:rFonts w:ascii="Times New Roman" w:hAnsi="Times New Roman" w:cs="Times New Roman"/>
              <w:b/>
              <w:color w:val="E377C2"/>
            </w:rPr>
          </w:rPrChange>
        </w:rPr>
        <w:t xml:space="preserve">--- </w:t>
      </w:r>
      <w:r w:rsidRPr="006D06F2">
        <w:rPr>
          <w:rFonts w:ascii="Times New Roman" w:hAnsi="Times New Roman" w:cs="Times New Roman"/>
          <w:sz w:val="12"/>
          <w:szCs w:val="16"/>
          <w:rPrChange w:id="150" w:author="Muhammad  Hamid" w:date="2026-10-13T15:14:00Z">
            <w:rPr>
              <w:rFonts w:ascii="Times New Roman" w:hAnsi="Times New Roman" w:cs="Times New Roman"/>
              <w:sz w:val="18"/>
            </w:rPr>
          </w:rPrChange>
        </w:rPr>
        <w:t>Trinidad and Tobago</w:t>
      </w:r>
      <w:r w:rsidRPr="006D06F2">
        <w:rPr>
          <w:rFonts w:ascii="Times New Roman" w:hAnsi="Times New Roman" w:cs="Times New Roman"/>
          <w:sz w:val="16"/>
          <w:szCs w:val="16"/>
          <w:rPrChange w:id="151" w:author="Muhammad  Hamid" w:date="2026-10-13T15:14:00Z">
            <w:rPr>
              <w:rFonts w:ascii="Times New Roman" w:hAnsi="Times New Roman" w:cs="Times New Roman"/>
            </w:rPr>
          </w:rPrChange>
        </w:rPr>
        <w:tab/>
      </w:r>
      <w:r w:rsidRPr="006D06F2">
        <w:rPr>
          <w:rFonts w:ascii="Times New Roman" w:hAnsi="Times New Roman" w:cs="Times New Roman"/>
          <w:b/>
          <w:color w:val="7F7F7F"/>
          <w:sz w:val="16"/>
          <w:szCs w:val="16"/>
          <w:rPrChange w:id="152" w:author="Muhammad  Hamid" w:date="2026-10-13T15:14:00Z">
            <w:rPr>
              <w:rFonts w:ascii="Times New Roman" w:hAnsi="Times New Roman" w:cs="Times New Roman"/>
              <w:b/>
              <w:color w:val="7F7F7F"/>
            </w:rPr>
          </w:rPrChange>
        </w:rPr>
        <w:t xml:space="preserve">--- </w:t>
      </w:r>
      <w:r w:rsidRPr="006D06F2">
        <w:rPr>
          <w:rFonts w:ascii="Times New Roman" w:hAnsi="Times New Roman" w:cs="Times New Roman"/>
          <w:sz w:val="12"/>
          <w:szCs w:val="16"/>
          <w:rPrChange w:id="153" w:author="Muhammad  Hamid" w:date="2026-10-13T15:14:00Z">
            <w:rPr>
              <w:rFonts w:ascii="Times New Roman" w:hAnsi="Times New Roman" w:cs="Times New Roman"/>
              <w:sz w:val="18"/>
            </w:rPr>
          </w:rPrChange>
        </w:rPr>
        <w:t>United Arab Emirates</w:t>
      </w:r>
      <w:r w:rsidRPr="006D06F2">
        <w:rPr>
          <w:rFonts w:ascii="Times New Roman" w:hAnsi="Times New Roman" w:cs="Times New Roman"/>
          <w:sz w:val="16"/>
          <w:szCs w:val="16"/>
          <w:rPrChange w:id="154" w:author="Muhammad  Hamid" w:date="2026-10-13T15:14:00Z">
            <w:rPr>
              <w:rFonts w:ascii="Times New Roman" w:hAnsi="Times New Roman" w:cs="Times New Roman"/>
            </w:rPr>
          </w:rPrChange>
        </w:rPr>
        <w:tab/>
      </w:r>
      <w:r w:rsidRPr="006D06F2">
        <w:rPr>
          <w:rFonts w:ascii="Times New Roman" w:hAnsi="Times New Roman" w:cs="Times New Roman"/>
          <w:b/>
          <w:color w:val="BCBD22"/>
          <w:sz w:val="16"/>
          <w:szCs w:val="16"/>
          <w:rPrChange w:id="155" w:author="Muhammad  Hamid" w:date="2026-10-13T15:14:00Z">
            <w:rPr>
              <w:rFonts w:ascii="Times New Roman" w:hAnsi="Times New Roman" w:cs="Times New Roman"/>
              <w:b/>
              <w:color w:val="BCBD22"/>
            </w:rPr>
          </w:rPrChange>
        </w:rPr>
        <w:t xml:space="preserve">--- </w:t>
      </w:r>
      <w:r w:rsidRPr="006D06F2">
        <w:rPr>
          <w:rFonts w:ascii="Times New Roman" w:hAnsi="Times New Roman" w:cs="Times New Roman"/>
          <w:sz w:val="12"/>
          <w:szCs w:val="16"/>
          <w:rPrChange w:id="156" w:author="Muhammad  Hamid" w:date="2026-10-13T15:14:00Z">
            <w:rPr>
              <w:rFonts w:ascii="Times New Roman" w:hAnsi="Times New Roman" w:cs="Times New Roman"/>
              <w:sz w:val="18"/>
            </w:rPr>
          </w:rPrChange>
        </w:rPr>
        <w:t>United Kingdom</w:t>
      </w:r>
    </w:p>
    <w:p w14:paraId="4E996EB3" w14:textId="77777777" w:rsidR="0079493F" w:rsidRPr="006D06F2" w:rsidRDefault="00000000" w:rsidP="006D06F2">
      <w:pPr>
        <w:tabs>
          <w:tab w:val="left" w:pos="3384"/>
          <w:tab w:val="left" w:pos="6768"/>
        </w:tabs>
        <w:spacing w:after="0" w:line="240" w:lineRule="auto"/>
        <w:jc w:val="center"/>
        <w:rPr>
          <w:rFonts w:ascii="Times New Roman" w:hAnsi="Times New Roman" w:cs="Times New Roman"/>
          <w:sz w:val="16"/>
          <w:szCs w:val="16"/>
          <w:rPrChange w:id="157" w:author="Muhammad  Hamid" w:date="2026-10-13T15:14:00Z">
            <w:rPr>
              <w:rFonts w:ascii="Times New Roman" w:hAnsi="Times New Roman" w:cs="Times New Roman"/>
            </w:rPr>
          </w:rPrChange>
        </w:rPr>
        <w:pPrChange w:id="158" w:author="Muhammad  Hamid" w:date="2026-10-13T15:14:00Z">
          <w:pPr>
            <w:tabs>
              <w:tab w:val="left" w:pos="3384"/>
              <w:tab w:val="left" w:pos="6768"/>
            </w:tabs>
            <w:spacing w:after="0" w:line="240" w:lineRule="auto"/>
          </w:pPr>
        </w:pPrChange>
      </w:pPr>
      <w:r w:rsidRPr="006D06F2">
        <w:rPr>
          <w:rFonts w:ascii="Times New Roman" w:hAnsi="Times New Roman" w:cs="Times New Roman"/>
          <w:b/>
          <w:color w:val="17BECF"/>
          <w:sz w:val="16"/>
          <w:szCs w:val="16"/>
          <w:rPrChange w:id="159" w:author="Muhammad  Hamid" w:date="2026-10-13T15:14:00Z">
            <w:rPr>
              <w:rFonts w:ascii="Times New Roman" w:hAnsi="Times New Roman" w:cs="Times New Roman"/>
              <w:b/>
              <w:color w:val="17BECF"/>
            </w:rPr>
          </w:rPrChange>
        </w:rPr>
        <w:t xml:space="preserve">--- </w:t>
      </w:r>
      <w:r w:rsidRPr="006D06F2">
        <w:rPr>
          <w:rFonts w:ascii="Times New Roman" w:hAnsi="Times New Roman" w:cs="Times New Roman"/>
          <w:sz w:val="12"/>
          <w:szCs w:val="16"/>
          <w:rPrChange w:id="160" w:author="Muhammad  Hamid" w:date="2026-10-13T15:14:00Z">
            <w:rPr>
              <w:rFonts w:ascii="Times New Roman" w:hAnsi="Times New Roman" w:cs="Times New Roman"/>
              <w:sz w:val="18"/>
            </w:rPr>
          </w:rPrChange>
        </w:rPr>
        <w:t>United States</w:t>
      </w:r>
      <w:r w:rsidRPr="006D06F2">
        <w:rPr>
          <w:rFonts w:ascii="Times New Roman" w:hAnsi="Times New Roman" w:cs="Times New Roman"/>
          <w:sz w:val="16"/>
          <w:szCs w:val="16"/>
          <w:rPrChange w:id="161" w:author="Muhammad  Hamid" w:date="2026-10-13T15:14:00Z">
            <w:rPr>
              <w:rFonts w:ascii="Times New Roman" w:hAnsi="Times New Roman" w:cs="Times New Roman"/>
            </w:rPr>
          </w:rPrChange>
        </w:rPr>
        <w:tab/>
      </w:r>
      <w:r w:rsidRPr="006D06F2">
        <w:rPr>
          <w:rFonts w:ascii="Times New Roman" w:hAnsi="Times New Roman" w:cs="Times New Roman"/>
          <w:b/>
          <w:color w:val="AEC7E8"/>
          <w:sz w:val="16"/>
          <w:szCs w:val="16"/>
          <w:rPrChange w:id="162" w:author="Muhammad  Hamid" w:date="2026-10-13T15:14:00Z">
            <w:rPr>
              <w:rFonts w:ascii="Times New Roman" w:hAnsi="Times New Roman" w:cs="Times New Roman"/>
              <w:b/>
              <w:color w:val="AEC7E8"/>
            </w:rPr>
          </w:rPrChange>
        </w:rPr>
        <w:t xml:space="preserve">--- </w:t>
      </w:r>
      <w:r w:rsidRPr="006D06F2">
        <w:rPr>
          <w:rFonts w:ascii="Times New Roman" w:hAnsi="Times New Roman" w:cs="Times New Roman"/>
          <w:sz w:val="12"/>
          <w:szCs w:val="16"/>
          <w:rPrChange w:id="163" w:author="Muhammad  Hamid" w:date="2026-10-13T15:14:00Z">
            <w:rPr>
              <w:rFonts w:ascii="Times New Roman" w:hAnsi="Times New Roman" w:cs="Times New Roman"/>
              <w:sz w:val="18"/>
            </w:rPr>
          </w:rPrChange>
        </w:rPr>
        <w:t>United States Virgin Islands</w:t>
      </w:r>
      <w:r w:rsidRPr="006D06F2">
        <w:rPr>
          <w:rFonts w:ascii="Times New Roman" w:hAnsi="Times New Roman" w:cs="Times New Roman"/>
          <w:sz w:val="16"/>
          <w:szCs w:val="16"/>
          <w:rPrChange w:id="164" w:author="Muhammad  Hamid" w:date="2026-10-13T15:14:00Z">
            <w:rPr>
              <w:rFonts w:ascii="Times New Roman" w:hAnsi="Times New Roman" w:cs="Times New Roman"/>
            </w:rPr>
          </w:rPrChange>
        </w:rPr>
        <w:tab/>
      </w:r>
      <w:r w:rsidRPr="006D06F2">
        <w:rPr>
          <w:rFonts w:ascii="Times New Roman" w:hAnsi="Times New Roman" w:cs="Times New Roman"/>
          <w:b/>
          <w:color w:val="FFBB78"/>
          <w:sz w:val="16"/>
          <w:szCs w:val="16"/>
          <w:rPrChange w:id="165" w:author="Muhammad  Hamid" w:date="2026-10-13T15:14:00Z">
            <w:rPr>
              <w:rFonts w:ascii="Times New Roman" w:hAnsi="Times New Roman" w:cs="Times New Roman"/>
              <w:b/>
              <w:color w:val="FFBB78"/>
            </w:rPr>
          </w:rPrChange>
        </w:rPr>
        <w:t xml:space="preserve">--- </w:t>
      </w:r>
      <w:r w:rsidRPr="006D06F2">
        <w:rPr>
          <w:rFonts w:ascii="Times New Roman" w:hAnsi="Times New Roman" w:cs="Times New Roman"/>
          <w:sz w:val="12"/>
          <w:szCs w:val="16"/>
          <w:rPrChange w:id="166" w:author="Muhammad  Hamid" w:date="2026-10-13T15:14:00Z">
            <w:rPr>
              <w:rFonts w:ascii="Times New Roman" w:hAnsi="Times New Roman" w:cs="Times New Roman"/>
              <w:sz w:val="18"/>
            </w:rPr>
          </w:rPrChange>
        </w:rPr>
        <w:t>Uruguay</w:t>
      </w:r>
    </w:p>
    <w:p w14:paraId="6F389B5F" w14:textId="77777777" w:rsidR="0079493F" w:rsidRPr="00463729" w:rsidRDefault="0079493F">
      <w:pPr>
        <w:spacing w:after="20"/>
        <w:rPr>
          <w:rFonts w:ascii="Times New Roman" w:hAnsi="Times New Roman" w:cs="Times New Roman"/>
        </w:rPr>
      </w:pPr>
    </w:p>
    <w:p w14:paraId="69AD7D40" w14:textId="1DA9DAB4" w:rsidR="0079493F" w:rsidRPr="00463729" w:rsidDel="004D0D05" w:rsidRDefault="00000000">
      <w:pPr>
        <w:spacing w:after="0"/>
        <w:rPr>
          <w:del w:id="167" w:author="Muhammad  Hamid" w:date="2026-10-13T15:14:00Z"/>
          <w:rFonts w:ascii="Times New Roman" w:hAnsi="Times New Roman" w:cs="Times New Roman"/>
        </w:rPr>
      </w:pPr>
      <w:del w:id="168" w:author="Muhammad  Hamid" w:date="2026-10-13T15:14:00Z">
        <w:r w:rsidRPr="00463729" w:rsidDel="004D0D05">
          <w:rPr>
            <w:rFonts w:ascii="Times New Roman" w:hAnsi="Times New Roman" w:cs="Times New Roman"/>
            <w:sz w:val="18"/>
          </w:rPr>
          <w:delText>Dashed segments are imputed. Solid segments and dots are non-imputed. Country colours match the original project output.</w:delText>
        </w:r>
      </w:del>
    </w:p>
    <w:p w14:paraId="3FAAF643" w14:textId="77777777" w:rsidR="0079493F" w:rsidRPr="00463729" w:rsidRDefault="00000000">
      <w:pPr>
        <w:spacing w:after="0"/>
        <w:rPr>
          <w:rFonts w:ascii="Times New Roman" w:hAnsi="Times New Roman" w:cs="Times New Roman"/>
        </w:rPr>
      </w:pPr>
      <w:r w:rsidRPr="00463729">
        <w:rPr>
          <w:rFonts w:ascii="Times New Roman" w:hAnsi="Times New Roman" w:cs="Times New Roman"/>
        </w:rPr>
        <w:br w:type="page"/>
      </w:r>
    </w:p>
    <w:p w14:paraId="1CB64567" w14:textId="5B666751" w:rsidR="0079493F" w:rsidRPr="004D0D05" w:rsidRDefault="00000000" w:rsidP="004D0D05">
      <w:pPr>
        <w:rPr>
          <w:rFonts w:ascii="Times New Roman" w:hAnsi="Times New Roman" w:cs="Times New Roman"/>
          <w:b/>
          <w:sz w:val="24"/>
          <w:szCs w:val="24"/>
          <w:rPrChange w:id="169" w:author="Muhammad  Hamid" w:date="2026-10-13T15:14:00Z">
            <w:rPr/>
          </w:rPrChange>
        </w:rPr>
        <w:pPrChange w:id="170" w:author="Muhammad  Hamid" w:date="2026-10-13T15:14:00Z">
          <w:pPr>
            <w:pStyle w:val="Heading1"/>
          </w:pPr>
        </w:pPrChange>
      </w:pPr>
      <w:r w:rsidRPr="004D0D05">
        <w:rPr>
          <w:rFonts w:ascii="Times New Roman" w:hAnsi="Times New Roman" w:cs="Times New Roman"/>
          <w:b/>
          <w:sz w:val="24"/>
          <w:szCs w:val="24"/>
          <w:rPrChange w:id="171" w:author="Muhammad  Hamid" w:date="2026-10-13T15:14:00Z">
            <w:rPr/>
          </w:rPrChange>
        </w:rPr>
        <w:lastRenderedPageBreak/>
        <w:t xml:space="preserve">High </w:t>
      </w:r>
      <w:ins w:id="172" w:author="Muhammad  Hamid" w:date="2026-10-13T15:14:00Z">
        <w:r w:rsidR="004D0D05">
          <w:rPr>
            <w:rFonts w:ascii="Times New Roman" w:hAnsi="Times New Roman" w:cs="Times New Roman"/>
            <w:b/>
            <w:sz w:val="24"/>
            <w:szCs w:val="24"/>
          </w:rPr>
          <w:t>I</w:t>
        </w:r>
      </w:ins>
      <w:del w:id="173" w:author="Muhammad  Hamid" w:date="2026-10-13T15:14:00Z">
        <w:r w:rsidRPr="004D0D05" w:rsidDel="004D0D05">
          <w:rPr>
            <w:rFonts w:ascii="Times New Roman" w:hAnsi="Times New Roman" w:cs="Times New Roman"/>
            <w:b/>
            <w:sz w:val="24"/>
            <w:szCs w:val="24"/>
            <w:rPrChange w:id="174" w:author="Muhammad  Hamid" w:date="2026-10-13T15:14:00Z">
              <w:rPr/>
            </w:rPrChange>
          </w:rPr>
          <w:delText>i</w:delText>
        </w:r>
      </w:del>
      <w:r w:rsidRPr="004D0D05">
        <w:rPr>
          <w:rFonts w:ascii="Times New Roman" w:hAnsi="Times New Roman" w:cs="Times New Roman"/>
          <w:b/>
          <w:sz w:val="24"/>
          <w:szCs w:val="24"/>
          <w:rPrChange w:id="175" w:author="Muhammad  Hamid" w:date="2026-10-13T15:14:00Z">
            <w:rPr/>
          </w:rPrChange>
        </w:rPr>
        <w:t xml:space="preserve">ncome </w:t>
      </w:r>
      <w:ins w:id="176" w:author="Muhammad  Hamid" w:date="2026-10-13T15:14:00Z">
        <w:r w:rsidR="004D0D05">
          <w:rPr>
            <w:rFonts w:ascii="Times New Roman" w:hAnsi="Times New Roman" w:cs="Times New Roman"/>
            <w:b/>
            <w:sz w:val="24"/>
            <w:szCs w:val="24"/>
          </w:rPr>
          <w:t>S</w:t>
        </w:r>
      </w:ins>
      <w:del w:id="177" w:author="Muhammad  Hamid" w:date="2026-10-13T15:14:00Z">
        <w:r w:rsidRPr="004D0D05" w:rsidDel="004D0D05">
          <w:rPr>
            <w:rFonts w:ascii="Times New Roman" w:hAnsi="Times New Roman" w:cs="Times New Roman"/>
            <w:b/>
            <w:sz w:val="24"/>
            <w:szCs w:val="24"/>
            <w:rPrChange w:id="178" w:author="Muhammad  Hamid" w:date="2026-10-13T15:14:00Z">
              <w:rPr/>
            </w:rPrChange>
          </w:rPr>
          <w:delText>s</w:delText>
        </w:r>
      </w:del>
      <w:r w:rsidRPr="004D0D05">
        <w:rPr>
          <w:rFonts w:ascii="Times New Roman" w:hAnsi="Times New Roman" w:cs="Times New Roman"/>
          <w:b/>
          <w:sz w:val="24"/>
          <w:szCs w:val="24"/>
          <w:rPrChange w:id="179" w:author="Muhammad  Hamid" w:date="2026-10-13T15:14:00Z">
            <w:rPr/>
          </w:rPrChange>
        </w:rPr>
        <w:t xml:space="preserve">patial </w:t>
      </w:r>
      <w:ins w:id="180" w:author="Muhammad  Hamid" w:date="2026-10-13T15:14:00Z">
        <w:r w:rsidR="004D0D05">
          <w:rPr>
            <w:rFonts w:ascii="Times New Roman" w:hAnsi="Times New Roman" w:cs="Times New Roman"/>
            <w:b/>
            <w:sz w:val="24"/>
            <w:szCs w:val="24"/>
          </w:rPr>
          <w:t>R</w:t>
        </w:r>
      </w:ins>
      <w:del w:id="181" w:author="Muhammad  Hamid" w:date="2026-10-13T15:14:00Z">
        <w:r w:rsidRPr="004D0D05" w:rsidDel="004D0D05">
          <w:rPr>
            <w:rFonts w:ascii="Times New Roman" w:hAnsi="Times New Roman" w:cs="Times New Roman"/>
            <w:b/>
            <w:sz w:val="24"/>
            <w:szCs w:val="24"/>
            <w:rPrChange w:id="182" w:author="Muhammad  Hamid" w:date="2026-10-13T15:14:00Z">
              <w:rPr/>
            </w:rPrChange>
          </w:rPr>
          <w:delText>r</w:delText>
        </w:r>
      </w:del>
      <w:r w:rsidRPr="004D0D05">
        <w:rPr>
          <w:rFonts w:ascii="Times New Roman" w:hAnsi="Times New Roman" w:cs="Times New Roman"/>
          <w:b/>
          <w:sz w:val="24"/>
          <w:szCs w:val="24"/>
          <w:rPrChange w:id="183" w:author="Muhammad  Hamid" w:date="2026-10-13T15:14:00Z">
            <w:rPr/>
          </w:rPrChange>
        </w:rPr>
        <w:t>esults</w:t>
      </w:r>
    </w:p>
    <w:p w14:paraId="17914AD3" w14:textId="49191B26" w:rsidR="0079493F" w:rsidRPr="00463729" w:rsidDel="004D0D05" w:rsidRDefault="00000000">
      <w:pPr>
        <w:spacing w:after="100"/>
        <w:rPr>
          <w:del w:id="184" w:author="Muhammad  Hamid" w:date="2026-10-13T15:14:00Z"/>
          <w:rFonts w:ascii="Times New Roman" w:hAnsi="Times New Roman" w:cs="Times New Roman"/>
        </w:rPr>
      </w:pPr>
      <w:del w:id="185" w:author="Muhammad  Hamid" w:date="2026-10-13T15:14:00Z">
        <w:r w:rsidRPr="00463729" w:rsidDel="004D0D05">
          <w:rPr>
            <w:rFonts w:ascii="Times New Roman" w:hAnsi="Times New Roman" w:cs="Times New Roman"/>
            <w:sz w:val="21"/>
          </w:rPr>
          <w:delText>The spatial coefficient is close to zero (ρ = 0.011, p = 0.745). This model does not provide convincing evidence of conditional spatial association. Eleven of the 72 dependent-variable observations in 2022 are imputed.</w:delText>
        </w:r>
      </w:del>
    </w:p>
    <w:p w14:paraId="3BF0424A" w14:textId="46094804" w:rsidR="0079493F" w:rsidRPr="00463729" w:rsidDel="004D0D05" w:rsidRDefault="00000000">
      <w:pPr>
        <w:pStyle w:val="Caption"/>
        <w:keepNext/>
        <w:rPr>
          <w:del w:id="186" w:author="Muhammad  Hamid" w:date="2026-10-13T15:14:00Z"/>
          <w:rFonts w:ascii="Times New Roman" w:hAnsi="Times New Roman" w:cs="Times New Roman"/>
        </w:rPr>
      </w:pPr>
      <w:del w:id="187" w:author="Muhammad  Hamid" w:date="2026-10-13T15:14:00Z">
        <w:r w:rsidRPr="00463729" w:rsidDel="004D0D05">
          <w:rPr>
            <w:rFonts w:ascii="Times New Roman" w:hAnsi="Times New Roman" w:cs="Times New Roman"/>
            <w:b w:val="0"/>
          </w:rPr>
          <w:delText>Figure 2A  Environmental patent shares in 2022</w:delText>
        </w:r>
      </w:del>
    </w:p>
    <w:p w14:paraId="0B2BEF39" w14:textId="77777777" w:rsidR="0079493F" w:rsidRPr="00463729" w:rsidRDefault="00000000">
      <w:pPr>
        <w:keepNext/>
        <w:spacing w:after="60"/>
        <w:jc w:val="center"/>
        <w:rPr>
          <w:rFonts w:ascii="Times New Roman" w:hAnsi="Times New Roman" w:cs="Times New Roman"/>
        </w:rPr>
      </w:pPr>
      <w:r w:rsidRPr="00463729">
        <w:rPr>
          <w:rFonts w:ascii="Times New Roman" w:hAnsi="Times New Roman" w:cs="Times New Roman"/>
          <w:noProof/>
        </w:rPr>
        <w:drawing>
          <wp:inline distT="0" distB="0" distL="0" distR="0" wp14:anchorId="43B61BD4" wp14:editId="3C565B59">
            <wp:extent cx="6177280" cy="2606040"/>
            <wp:effectExtent l="0" t="0" r="0" b="0"/>
            <wp:docPr id="7" name="Picture 7" descr="Map of high income environmental patent shares in 20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gh_share_ma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728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5051F" w14:textId="77777777" w:rsidR="0079493F" w:rsidRPr="00463729" w:rsidRDefault="00000000">
      <w:pPr>
        <w:spacing w:after="60"/>
        <w:jc w:val="center"/>
        <w:rPr>
          <w:rFonts w:ascii="Times New Roman" w:hAnsi="Times New Roman" w:cs="Times New Roman"/>
        </w:rPr>
      </w:pPr>
      <w:r w:rsidRPr="00463729">
        <w:rPr>
          <w:rFonts w:ascii="Times New Roman" w:hAnsi="Times New Roman" w:cs="Times New Roman"/>
          <w:noProof/>
        </w:rPr>
        <w:drawing>
          <wp:inline distT="0" distB="0" distL="0" distR="0" wp14:anchorId="57FB3C2C" wp14:editId="5C4051D4">
            <wp:extent cx="3996151" cy="566928"/>
            <wp:effectExtent l="0" t="0" r="0" b="0"/>
            <wp:docPr id="8" name="Picture 8" descr="Viridis colour scale from 0 to 100 perc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gh_share_colorba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96151" cy="566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23E92" w14:textId="790EC443" w:rsidR="0079493F" w:rsidRPr="00463729" w:rsidDel="0079052D" w:rsidRDefault="00000000">
      <w:pPr>
        <w:pStyle w:val="Caption"/>
        <w:keepNext/>
        <w:rPr>
          <w:del w:id="188" w:author="Muhammad  Hamid" w:date="2026-10-13T15:14:00Z"/>
          <w:rFonts w:ascii="Times New Roman" w:hAnsi="Times New Roman" w:cs="Times New Roman"/>
        </w:rPr>
      </w:pPr>
      <w:del w:id="189" w:author="Muhammad  Hamid" w:date="2026-10-13T15:14:00Z">
        <w:r w:rsidRPr="00463729" w:rsidDel="0079052D">
          <w:rPr>
            <w:rFonts w:ascii="Times New Roman" w:hAnsi="Times New Roman" w:cs="Times New Roman"/>
            <w:b w:val="0"/>
          </w:rPr>
          <w:delText>Figure 2B  Residuals from the spatial lag regression</w:delText>
        </w:r>
      </w:del>
    </w:p>
    <w:p w14:paraId="45C72561" w14:textId="77777777" w:rsidR="0079493F" w:rsidRPr="00463729" w:rsidRDefault="00000000">
      <w:pPr>
        <w:keepNext/>
        <w:spacing w:after="60"/>
        <w:jc w:val="center"/>
        <w:rPr>
          <w:rFonts w:ascii="Times New Roman" w:hAnsi="Times New Roman" w:cs="Times New Roman"/>
        </w:rPr>
      </w:pPr>
      <w:r w:rsidRPr="00463729">
        <w:rPr>
          <w:rFonts w:ascii="Times New Roman" w:hAnsi="Times New Roman" w:cs="Times New Roman"/>
          <w:noProof/>
        </w:rPr>
        <w:drawing>
          <wp:inline distT="0" distB="0" distL="0" distR="0" wp14:anchorId="2A9016CC" wp14:editId="74C74F59">
            <wp:extent cx="6177280" cy="2606040"/>
            <wp:effectExtent l="0" t="0" r="0" b="0"/>
            <wp:docPr id="9" name="Picture 9" descr="Map of conditional spatial regression residuals for high inc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gh_residual_ma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7728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1D8E0" w14:textId="77777777" w:rsidR="0079493F" w:rsidRPr="00463729" w:rsidRDefault="00000000">
      <w:pPr>
        <w:spacing w:after="60"/>
        <w:jc w:val="center"/>
        <w:rPr>
          <w:rFonts w:ascii="Times New Roman" w:hAnsi="Times New Roman" w:cs="Times New Roman"/>
        </w:rPr>
      </w:pPr>
      <w:r w:rsidRPr="00463729">
        <w:rPr>
          <w:rFonts w:ascii="Times New Roman" w:hAnsi="Times New Roman" w:cs="Times New Roman"/>
          <w:noProof/>
        </w:rPr>
        <w:drawing>
          <wp:inline distT="0" distB="0" distL="0" distR="0" wp14:anchorId="1D3BEEDD" wp14:editId="1F474C8F">
            <wp:extent cx="5596128" cy="658368"/>
            <wp:effectExtent l="0" t="0" r="0" b="0"/>
            <wp:docPr id="10" name="Picture 10" descr="Diverging residual colour scale centred at ze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gh_residual_colorba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96128" cy="658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9CCA8" w14:textId="12C8B5F8" w:rsidR="0079493F" w:rsidRPr="00463729" w:rsidDel="0079052D" w:rsidRDefault="00000000">
      <w:pPr>
        <w:spacing w:after="0"/>
        <w:rPr>
          <w:del w:id="190" w:author="Muhammad  Hamid" w:date="2026-10-13T15:15:00Z"/>
          <w:rFonts w:ascii="Times New Roman" w:hAnsi="Times New Roman" w:cs="Times New Roman"/>
        </w:rPr>
      </w:pPr>
      <w:del w:id="191" w:author="Muhammad  Hamid" w:date="2026-10-13T15:15:00Z">
        <w:r w:rsidRPr="00463729" w:rsidDel="0079052D">
          <w:rPr>
            <w:rFonts w:ascii="Times New Roman" w:hAnsi="Times New Roman" w:cs="Times New Roman"/>
            <w:sz w:val="19"/>
          </w:rPr>
          <w:delText>Hatching marks imputed 2022 shares. Small circles keep islands and microstates visible. Grey background countries are outside this income-group model. Maps use the Equal Earth projection and Natural Earth boundaries.</w:delText>
        </w:r>
      </w:del>
    </w:p>
    <w:p w14:paraId="28CD4D95" w14:textId="77777777" w:rsidR="0079493F" w:rsidRPr="00463729" w:rsidRDefault="00000000">
      <w:pPr>
        <w:spacing w:after="0"/>
        <w:rPr>
          <w:rFonts w:ascii="Times New Roman" w:hAnsi="Times New Roman" w:cs="Times New Roman"/>
        </w:rPr>
      </w:pPr>
      <w:r w:rsidRPr="00463729">
        <w:rPr>
          <w:rFonts w:ascii="Times New Roman" w:hAnsi="Times New Roman" w:cs="Times New Roman"/>
        </w:rPr>
        <w:br w:type="page"/>
      </w:r>
    </w:p>
    <w:p w14:paraId="67260D0A" w14:textId="06BAE40C" w:rsidR="0079493F" w:rsidRPr="0079052D" w:rsidRDefault="00000000" w:rsidP="0079052D">
      <w:pPr>
        <w:rPr>
          <w:rFonts w:ascii="Times New Roman" w:hAnsi="Times New Roman" w:cs="Times New Roman"/>
          <w:sz w:val="24"/>
          <w:szCs w:val="24"/>
          <w:rPrChange w:id="192" w:author="Muhammad  Hamid" w:date="2026-10-13T15:15:00Z">
            <w:rPr/>
          </w:rPrChange>
        </w:rPr>
        <w:pPrChange w:id="193" w:author="Muhammad  Hamid" w:date="2026-10-13T15:15:00Z">
          <w:pPr>
            <w:pStyle w:val="Heading1"/>
          </w:pPr>
        </w:pPrChange>
      </w:pPr>
      <w:r w:rsidRPr="0079052D">
        <w:rPr>
          <w:rFonts w:ascii="Times New Roman" w:hAnsi="Times New Roman" w:cs="Times New Roman"/>
          <w:b/>
          <w:bCs/>
          <w:sz w:val="24"/>
          <w:szCs w:val="24"/>
          <w:rPrChange w:id="194" w:author="Muhammad  Hamid" w:date="2026-10-13T15:15:00Z">
            <w:rPr/>
          </w:rPrChange>
        </w:rPr>
        <w:lastRenderedPageBreak/>
        <w:t xml:space="preserve">Middle </w:t>
      </w:r>
      <w:ins w:id="195" w:author="Muhammad  Hamid" w:date="2026-10-13T15:15:00Z">
        <w:r w:rsidR="0079052D">
          <w:rPr>
            <w:rFonts w:ascii="Times New Roman" w:hAnsi="Times New Roman" w:cs="Times New Roman"/>
            <w:b/>
            <w:bCs/>
            <w:sz w:val="24"/>
            <w:szCs w:val="24"/>
          </w:rPr>
          <w:t>I</w:t>
        </w:r>
      </w:ins>
      <w:del w:id="196" w:author="Muhammad  Hamid" w:date="2026-10-13T15:15:00Z">
        <w:r w:rsidRPr="0079052D" w:rsidDel="0079052D">
          <w:rPr>
            <w:rFonts w:ascii="Times New Roman" w:hAnsi="Times New Roman" w:cs="Times New Roman"/>
            <w:b/>
            <w:bCs/>
            <w:sz w:val="24"/>
            <w:szCs w:val="24"/>
            <w:rPrChange w:id="197" w:author="Muhammad  Hamid" w:date="2026-10-13T15:15:00Z">
              <w:rPr/>
            </w:rPrChange>
          </w:rPr>
          <w:delText>i</w:delText>
        </w:r>
      </w:del>
      <w:r w:rsidRPr="0079052D">
        <w:rPr>
          <w:rFonts w:ascii="Times New Roman" w:hAnsi="Times New Roman" w:cs="Times New Roman"/>
          <w:b/>
          <w:bCs/>
          <w:sz w:val="24"/>
          <w:szCs w:val="24"/>
          <w:rPrChange w:id="198" w:author="Muhammad  Hamid" w:date="2026-10-13T15:15:00Z">
            <w:rPr/>
          </w:rPrChange>
        </w:rPr>
        <w:t xml:space="preserve">ncome </w:t>
      </w:r>
      <w:ins w:id="199" w:author="Muhammad  Hamid" w:date="2026-10-13T15:15:00Z">
        <w:r w:rsidR="0079052D">
          <w:rPr>
            <w:rFonts w:ascii="Times New Roman" w:hAnsi="Times New Roman" w:cs="Times New Roman"/>
            <w:b/>
            <w:bCs/>
            <w:sz w:val="24"/>
            <w:szCs w:val="24"/>
          </w:rPr>
          <w:t>C</w:t>
        </w:r>
      </w:ins>
      <w:del w:id="200" w:author="Muhammad  Hamid" w:date="2026-10-13T15:15:00Z">
        <w:r w:rsidRPr="0079052D" w:rsidDel="0079052D">
          <w:rPr>
            <w:rFonts w:ascii="Times New Roman" w:hAnsi="Times New Roman" w:cs="Times New Roman"/>
            <w:b/>
            <w:bCs/>
            <w:sz w:val="24"/>
            <w:szCs w:val="24"/>
            <w:rPrChange w:id="201" w:author="Muhammad  Hamid" w:date="2026-10-13T15:15:00Z">
              <w:rPr/>
            </w:rPrChange>
          </w:rPr>
          <w:delText>c</w:delText>
        </w:r>
      </w:del>
      <w:r w:rsidRPr="0079052D">
        <w:rPr>
          <w:rFonts w:ascii="Times New Roman" w:hAnsi="Times New Roman" w:cs="Times New Roman"/>
          <w:b/>
          <w:bCs/>
          <w:sz w:val="24"/>
          <w:szCs w:val="24"/>
          <w:rPrChange w:id="202" w:author="Muhammad  Hamid" w:date="2026-10-13T15:15:00Z">
            <w:rPr/>
          </w:rPrChange>
        </w:rPr>
        <w:t xml:space="preserve">ountry </w:t>
      </w:r>
      <w:ins w:id="203" w:author="Muhammad  Hamid" w:date="2026-10-13T15:15:00Z">
        <w:r w:rsidR="0079052D">
          <w:rPr>
            <w:rFonts w:ascii="Times New Roman" w:hAnsi="Times New Roman" w:cs="Times New Roman"/>
            <w:b/>
            <w:bCs/>
            <w:sz w:val="24"/>
            <w:szCs w:val="24"/>
          </w:rPr>
          <w:t>T</w:t>
        </w:r>
      </w:ins>
      <w:del w:id="204" w:author="Muhammad  Hamid" w:date="2026-10-13T15:15:00Z">
        <w:r w:rsidRPr="0079052D" w:rsidDel="0079052D">
          <w:rPr>
            <w:rFonts w:ascii="Times New Roman" w:hAnsi="Times New Roman" w:cs="Times New Roman"/>
            <w:b/>
            <w:bCs/>
            <w:sz w:val="24"/>
            <w:szCs w:val="24"/>
            <w:rPrChange w:id="205" w:author="Muhammad  Hamid" w:date="2026-10-13T15:15:00Z">
              <w:rPr/>
            </w:rPrChange>
          </w:rPr>
          <w:delText>t</w:delText>
        </w:r>
      </w:del>
      <w:r w:rsidRPr="0079052D">
        <w:rPr>
          <w:rFonts w:ascii="Times New Roman" w:hAnsi="Times New Roman" w:cs="Times New Roman"/>
          <w:b/>
          <w:bCs/>
          <w:sz w:val="24"/>
          <w:szCs w:val="24"/>
          <w:rPrChange w:id="206" w:author="Muhammad  Hamid" w:date="2026-10-13T15:15:00Z">
            <w:rPr/>
          </w:rPrChange>
        </w:rPr>
        <w:t>rends</w:t>
      </w:r>
      <w:ins w:id="207" w:author="Muhammad  Hamid" w:date="2026-10-13T15:15:00Z">
        <w:r w:rsidR="0079052D" w:rsidRPr="0079052D">
          <w:rPr>
            <w:rFonts w:ascii="Times New Roman" w:hAnsi="Times New Roman" w:cs="Times New Roman"/>
            <w:b/>
            <w:bCs/>
            <w:sz w:val="24"/>
            <w:szCs w:val="24"/>
            <w:rPrChange w:id="208" w:author="Muhammad  Hamid" w:date="2026-10-13T15:15:00Z">
              <w:rPr/>
            </w:rPrChange>
          </w:rPr>
          <w:t xml:space="preserve"> -</w:t>
        </w:r>
        <w:r w:rsidR="0079052D" w:rsidRPr="0079052D">
          <w:rPr>
            <w:rFonts w:ascii="Times New Roman" w:hAnsi="Times New Roman" w:cs="Times New Roman"/>
            <w:sz w:val="24"/>
            <w:szCs w:val="24"/>
            <w:rPrChange w:id="209" w:author="Muhammad  Hamid" w:date="2026-10-13T15:15:00Z">
              <w:rPr/>
            </w:rPrChange>
          </w:rPr>
          <w:t xml:space="preserve"> </w:t>
        </w:r>
        <w:r w:rsidR="0079052D" w:rsidRPr="0079052D">
          <w:rPr>
            <w:rFonts w:ascii="Times New Roman" w:hAnsi="Times New Roman" w:cs="Times New Roman"/>
            <w:sz w:val="24"/>
            <w:szCs w:val="24"/>
            <w:rPrChange w:id="210" w:author="Muhammad  Hamid" w:date="2026-10-13T15:15:00Z">
              <w:rPr/>
            </w:rPrChange>
          </w:rPr>
          <w:t>Environmental patent shares from 1990 to 2024</w:t>
        </w:r>
        <w:r w:rsidR="0079052D" w:rsidRPr="0079052D">
          <w:rPr>
            <w:rFonts w:ascii="Times New Roman" w:hAnsi="Times New Roman" w:cs="Times New Roman"/>
            <w:b/>
            <w:sz w:val="24"/>
            <w:szCs w:val="24"/>
            <w:rPrChange w:id="211" w:author="Muhammad  Hamid" w:date="2026-10-13T15:15:00Z">
              <w:rPr/>
            </w:rPrChange>
          </w:rPr>
          <w:t xml:space="preserve"> </w:t>
        </w:r>
      </w:ins>
    </w:p>
    <w:p w14:paraId="39CF3683" w14:textId="0133FE7E" w:rsidR="0079493F" w:rsidRPr="00463729" w:rsidDel="00C43D90" w:rsidRDefault="00000000" w:rsidP="00C43D90">
      <w:pPr>
        <w:spacing w:after="100"/>
        <w:rPr>
          <w:del w:id="212" w:author="Muhammad  Hamid" w:date="2026-10-13T15:16:00Z"/>
          <w:rFonts w:ascii="Times New Roman" w:hAnsi="Times New Roman" w:cs="Times New Roman"/>
        </w:rPr>
        <w:pPrChange w:id="213" w:author="Muhammad  Hamid" w:date="2026-10-13T15:16:00Z">
          <w:pPr>
            <w:spacing w:after="100"/>
          </w:pPr>
        </w:pPrChange>
      </w:pPr>
      <w:del w:id="214" w:author="Muhammad  Hamid" w:date="2026-10-13T15:16:00Z">
        <w:r w:rsidRPr="00463729" w:rsidDel="00C43D90">
          <w:rPr>
            <w:rFonts w:ascii="Times New Roman" w:hAnsi="Times New Roman" w:cs="Times New Roman"/>
            <w:sz w:val="21"/>
          </w:rPr>
          <w:delText>The 102-economy sample displays substantial variation between countries. Several high-share plateaus and smooth stretches are imputed. The figure describes heterogeneity in patent composition, without establishing an income-group ranking in total innovation.</w:delText>
        </w:r>
      </w:del>
    </w:p>
    <w:p w14:paraId="5D6B1F6C" w14:textId="58916461" w:rsidR="0079493F" w:rsidRPr="00463729" w:rsidDel="00C43D90" w:rsidRDefault="00000000" w:rsidP="00C43D90">
      <w:pPr>
        <w:spacing w:after="100"/>
        <w:rPr>
          <w:del w:id="215" w:author="Muhammad  Hamid" w:date="2026-10-13T15:16:00Z"/>
          <w:rFonts w:ascii="Times New Roman" w:hAnsi="Times New Roman" w:cs="Times New Roman"/>
        </w:rPr>
        <w:pPrChange w:id="216" w:author="Muhammad  Hamid" w:date="2026-10-13T15:16:00Z">
          <w:pPr>
            <w:pStyle w:val="Caption"/>
            <w:keepNext/>
          </w:pPr>
        </w:pPrChange>
      </w:pPr>
      <w:del w:id="217" w:author="Muhammad  Hamid" w:date="2026-10-13T15:16:00Z">
        <w:r w:rsidRPr="00463729" w:rsidDel="00C43D90">
          <w:rPr>
            <w:rFonts w:ascii="Times New Roman" w:hAnsi="Times New Roman" w:cs="Times New Roman"/>
          </w:rPr>
          <w:delText>Figure 3  Environmental patent shares from 1990 to 2024  Countries 1 to 24 of 102</w:delText>
        </w:r>
      </w:del>
    </w:p>
    <w:p w14:paraId="71A15849" w14:textId="77777777" w:rsidR="0079493F" w:rsidRPr="00463729" w:rsidRDefault="00000000" w:rsidP="00C43D90">
      <w:pPr>
        <w:spacing w:after="100"/>
        <w:jc w:val="center"/>
        <w:rPr>
          <w:rFonts w:ascii="Times New Roman" w:hAnsi="Times New Roman" w:cs="Times New Roman"/>
        </w:rPr>
        <w:pPrChange w:id="218" w:author="Muhammad  Hamid" w:date="2026-10-13T15:16:00Z">
          <w:pPr>
            <w:keepNext/>
            <w:spacing w:after="60"/>
            <w:jc w:val="center"/>
          </w:pPr>
        </w:pPrChange>
      </w:pPr>
      <w:r w:rsidRPr="00463729">
        <w:rPr>
          <w:rFonts w:ascii="Times New Roman" w:hAnsi="Times New Roman" w:cs="Times New Roman"/>
          <w:noProof/>
        </w:rPr>
        <w:drawing>
          <wp:inline distT="0" distB="0" distL="0" distR="0" wp14:anchorId="0D50CD3D" wp14:editId="661CF7C6">
            <wp:extent cx="4564310" cy="2582627"/>
            <wp:effectExtent l="0" t="0" r="8255" b="8255"/>
            <wp:docPr id="11" name="Picture 11" descr="Middle income environmental patent share series for country panel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iddle_line_panel_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85376" cy="259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4D17E" w14:textId="77777777" w:rsidR="0079493F" w:rsidRPr="00663FED" w:rsidRDefault="00000000" w:rsidP="00C43D90">
      <w:pPr>
        <w:keepNext/>
        <w:tabs>
          <w:tab w:val="left" w:pos="3384"/>
          <w:tab w:val="left" w:pos="6768"/>
        </w:tabs>
        <w:spacing w:after="0" w:line="240" w:lineRule="auto"/>
        <w:jc w:val="center"/>
        <w:rPr>
          <w:rFonts w:ascii="Times New Roman" w:hAnsi="Times New Roman" w:cs="Times New Roman"/>
          <w:sz w:val="20"/>
          <w:szCs w:val="20"/>
          <w:rPrChange w:id="219" w:author="Muhammad  Hamid" w:date="2026-10-13T15:16:00Z">
            <w:rPr>
              <w:rFonts w:ascii="Times New Roman" w:hAnsi="Times New Roman" w:cs="Times New Roman"/>
            </w:rPr>
          </w:rPrChange>
        </w:rPr>
        <w:pPrChange w:id="220" w:author="Muhammad  Hamid" w:date="2026-10-13T15:16:00Z">
          <w:pPr>
            <w:keepNext/>
            <w:tabs>
              <w:tab w:val="left" w:pos="3384"/>
              <w:tab w:val="left" w:pos="6768"/>
            </w:tabs>
            <w:spacing w:after="0" w:line="240" w:lineRule="auto"/>
          </w:pPr>
        </w:pPrChange>
      </w:pPr>
      <w:r w:rsidRPr="00663FED">
        <w:rPr>
          <w:rFonts w:ascii="Times New Roman" w:hAnsi="Times New Roman" w:cs="Times New Roman"/>
          <w:b/>
          <w:color w:val="1F77B4"/>
          <w:sz w:val="20"/>
          <w:szCs w:val="20"/>
          <w:rPrChange w:id="221" w:author="Muhammad  Hamid" w:date="2026-10-13T15:16:00Z">
            <w:rPr>
              <w:rFonts w:ascii="Times New Roman" w:hAnsi="Times New Roman" w:cs="Times New Roman"/>
              <w:b/>
              <w:color w:val="1F77B4"/>
            </w:rPr>
          </w:rPrChange>
        </w:rPr>
        <w:t xml:space="preserve">--- </w:t>
      </w:r>
      <w:r w:rsidRPr="00663FED">
        <w:rPr>
          <w:rFonts w:ascii="Times New Roman" w:hAnsi="Times New Roman" w:cs="Times New Roman"/>
          <w:sz w:val="16"/>
          <w:szCs w:val="20"/>
          <w:rPrChange w:id="222" w:author="Muhammad  Hamid" w:date="2026-10-13T15:16:00Z">
            <w:rPr>
              <w:rFonts w:ascii="Times New Roman" w:hAnsi="Times New Roman" w:cs="Times New Roman"/>
              <w:sz w:val="18"/>
            </w:rPr>
          </w:rPrChange>
        </w:rPr>
        <w:t>Albania</w:t>
      </w:r>
      <w:r w:rsidRPr="00663FED">
        <w:rPr>
          <w:rFonts w:ascii="Times New Roman" w:hAnsi="Times New Roman" w:cs="Times New Roman"/>
          <w:sz w:val="20"/>
          <w:szCs w:val="20"/>
          <w:rPrChange w:id="223" w:author="Muhammad  Hamid" w:date="2026-10-13T15:16:00Z">
            <w:rPr>
              <w:rFonts w:ascii="Times New Roman" w:hAnsi="Times New Roman" w:cs="Times New Roman"/>
            </w:rPr>
          </w:rPrChange>
        </w:rPr>
        <w:tab/>
      </w:r>
      <w:r w:rsidRPr="00663FED">
        <w:rPr>
          <w:rFonts w:ascii="Times New Roman" w:hAnsi="Times New Roman" w:cs="Times New Roman"/>
          <w:b/>
          <w:color w:val="FF7F0E"/>
          <w:sz w:val="20"/>
          <w:szCs w:val="20"/>
          <w:rPrChange w:id="224" w:author="Muhammad  Hamid" w:date="2026-10-13T15:16:00Z">
            <w:rPr>
              <w:rFonts w:ascii="Times New Roman" w:hAnsi="Times New Roman" w:cs="Times New Roman"/>
              <w:b/>
              <w:color w:val="FF7F0E"/>
            </w:rPr>
          </w:rPrChange>
        </w:rPr>
        <w:t xml:space="preserve">--- </w:t>
      </w:r>
      <w:r w:rsidRPr="00663FED">
        <w:rPr>
          <w:rFonts w:ascii="Times New Roman" w:hAnsi="Times New Roman" w:cs="Times New Roman"/>
          <w:sz w:val="16"/>
          <w:szCs w:val="20"/>
          <w:rPrChange w:id="225" w:author="Muhammad  Hamid" w:date="2026-10-13T15:16:00Z">
            <w:rPr>
              <w:rFonts w:ascii="Times New Roman" w:hAnsi="Times New Roman" w:cs="Times New Roman"/>
              <w:sz w:val="18"/>
            </w:rPr>
          </w:rPrChange>
        </w:rPr>
        <w:t>Algeria</w:t>
      </w:r>
      <w:r w:rsidRPr="00663FED">
        <w:rPr>
          <w:rFonts w:ascii="Times New Roman" w:hAnsi="Times New Roman" w:cs="Times New Roman"/>
          <w:sz w:val="20"/>
          <w:szCs w:val="20"/>
          <w:rPrChange w:id="226" w:author="Muhammad  Hamid" w:date="2026-10-13T15:16:00Z">
            <w:rPr>
              <w:rFonts w:ascii="Times New Roman" w:hAnsi="Times New Roman" w:cs="Times New Roman"/>
            </w:rPr>
          </w:rPrChange>
        </w:rPr>
        <w:tab/>
      </w:r>
      <w:r w:rsidRPr="00663FED">
        <w:rPr>
          <w:rFonts w:ascii="Times New Roman" w:hAnsi="Times New Roman" w:cs="Times New Roman"/>
          <w:b/>
          <w:color w:val="2CA02C"/>
          <w:sz w:val="20"/>
          <w:szCs w:val="20"/>
          <w:rPrChange w:id="227" w:author="Muhammad  Hamid" w:date="2026-10-13T15:16:00Z">
            <w:rPr>
              <w:rFonts w:ascii="Times New Roman" w:hAnsi="Times New Roman" w:cs="Times New Roman"/>
              <w:b/>
              <w:color w:val="2CA02C"/>
            </w:rPr>
          </w:rPrChange>
        </w:rPr>
        <w:t xml:space="preserve">--- </w:t>
      </w:r>
      <w:r w:rsidRPr="00663FED">
        <w:rPr>
          <w:rFonts w:ascii="Times New Roman" w:hAnsi="Times New Roman" w:cs="Times New Roman"/>
          <w:sz w:val="16"/>
          <w:szCs w:val="20"/>
          <w:rPrChange w:id="228" w:author="Muhammad  Hamid" w:date="2026-10-13T15:16:00Z">
            <w:rPr>
              <w:rFonts w:ascii="Times New Roman" w:hAnsi="Times New Roman" w:cs="Times New Roman"/>
              <w:sz w:val="18"/>
            </w:rPr>
          </w:rPrChange>
        </w:rPr>
        <w:t>Angola</w:t>
      </w:r>
    </w:p>
    <w:p w14:paraId="7AA5BB0B" w14:textId="77777777" w:rsidR="0079493F" w:rsidRPr="00663FED" w:rsidRDefault="00000000" w:rsidP="00C43D90">
      <w:pPr>
        <w:keepNext/>
        <w:tabs>
          <w:tab w:val="left" w:pos="3384"/>
          <w:tab w:val="left" w:pos="6768"/>
        </w:tabs>
        <w:spacing w:after="0" w:line="240" w:lineRule="auto"/>
        <w:jc w:val="center"/>
        <w:rPr>
          <w:rFonts w:ascii="Times New Roman" w:hAnsi="Times New Roman" w:cs="Times New Roman"/>
          <w:sz w:val="20"/>
          <w:szCs w:val="20"/>
          <w:rPrChange w:id="229" w:author="Muhammad  Hamid" w:date="2026-10-13T15:16:00Z">
            <w:rPr>
              <w:rFonts w:ascii="Times New Roman" w:hAnsi="Times New Roman" w:cs="Times New Roman"/>
            </w:rPr>
          </w:rPrChange>
        </w:rPr>
        <w:pPrChange w:id="230" w:author="Muhammad  Hamid" w:date="2026-10-13T15:16:00Z">
          <w:pPr>
            <w:keepNext/>
            <w:tabs>
              <w:tab w:val="left" w:pos="3384"/>
              <w:tab w:val="left" w:pos="6768"/>
            </w:tabs>
            <w:spacing w:after="0" w:line="240" w:lineRule="auto"/>
          </w:pPr>
        </w:pPrChange>
      </w:pPr>
      <w:r w:rsidRPr="00663FED">
        <w:rPr>
          <w:rFonts w:ascii="Times New Roman" w:hAnsi="Times New Roman" w:cs="Times New Roman"/>
          <w:b/>
          <w:color w:val="D62728"/>
          <w:sz w:val="20"/>
          <w:szCs w:val="20"/>
          <w:rPrChange w:id="231" w:author="Muhammad  Hamid" w:date="2026-10-13T15:16:00Z">
            <w:rPr>
              <w:rFonts w:ascii="Times New Roman" w:hAnsi="Times New Roman" w:cs="Times New Roman"/>
              <w:b/>
              <w:color w:val="D62728"/>
            </w:rPr>
          </w:rPrChange>
        </w:rPr>
        <w:t xml:space="preserve">--- </w:t>
      </w:r>
      <w:r w:rsidRPr="00663FED">
        <w:rPr>
          <w:rFonts w:ascii="Times New Roman" w:hAnsi="Times New Roman" w:cs="Times New Roman"/>
          <w:sz w:val="16"/>
          <w:szCs w:val="20"/>
          <w:rPrChange w:id="232" w:author="Muhammad  Hamid" w:date="2026-10-13T15:16:00Z">
            <w:rPr>
              <w:rFonts w:ascii="Times New Roman" w:hAnsi="Times New Roman" w:cs="Times New Roman"/>
              <w:sz w:val="18"/>
            </w:rPr>
          </w:rPrChange>
        </w:rPr>
        <w:t>Argentina</w:t>
      </w:r>
      <w:r w:rsidRPr="00663FED">
        <w:rPr>
          <w:rFonts w:ascii="Times New Roman" w:hAnsi="Times New Roman" w:cs="Times New Roman"/>
          <w:sz w:val="20"/>
          <w:szCs w:val="20"/>
          <w:rPrChange w:id="233" w:author="Muhammad  Hamid" w:date="2026-10-13T15:16:00Z">
            <w:rPr>
              <w:rFonts w:ascii="Times New Roman" w:hAnsi="Times New Roman" w:cs="Times New Roman"/>
            </w:rPr>
          </w:rPrChange>
        </w:rPr>
        <w:tab/>
      </w:r>
      <w:r w:rsidRPr="00663FED">
        <w:rPr>
          <w:rFonts w:ascii="Times New Roman" w:hAnsi="Times New Roman" w:cs="Times New Roman"/>
          <w:b/>
          <w:color w:val="9467BD"/>
          <w:sz w:val="20"/>
          <w:szCs w:val="20"/>
          <w:rPrChange w:id="234" w:author="Muhammad  Hamid" w:date="2026-10-13T15:16:00Z">
            <w:rPr>
              <w:rFonts w:ascii="Times New Roman" w:hAnsi="Times New Roman" w:cs="Times New Roman"/>
              <w:b/>
              <w:color w:val="9467BD"/>
            </w:rPr>
          </w:rPrChange>
        </w:rPr>
        <w:t xml:space="preserve">--- </w:t>
      </w:r>
      <w:r w:rsidRPr="00663FED">
        <w:rPr>
          <w:rFonts w:ascii="Times New Roman" w:hAnsi="Times New Roman" w:cs="Times New Roman"/>
          <w:sz w:val="16"/>
          <w:szCs w:val="20"/>
          <w:rPrChange w:id="235" w:author="Muhammad  Hamid" w:date="2026-10-13T15:16:00Z">
            <w:rPr>
              <w:rFonts w:ascii="Times New Roman" w:hAnsi="Times New Roman" w:cs="Times New Roman"/>
              <w:sz w:val="18"/>
            </w:rPr>
          </w:rPrChange>
        </w:rPr>
        <w:t>Armenia</w:t>
      </w:r>
      <w:r w:rsidRPr="00663FED">
        <w:rPr>
          <w:rFonts w:ascii="Times New Roman" w:hAnsi="Times New Roman" w:cs="Times New Roman"/>
          <w:sz w:val="20"/>
          <w:szCs w:val="20"/>
          <w:rPrChange w:id="236" w:author="Muhammad  Hamid" w:date="2026-10-13T15:16:00Z">
            <w:rPr>
              <w:rFonts w:ascii="Times New Roman" w:hAnsi="Times New Roman" w:cs="Times New Roman"/>
            </w:rPr>
          </w:rPrChange>
        </w:rPr>
        <w:tab/>
      </w:r>
      <w:r w:rsidRPr="00663FED">
        <w:rPr>
          <w:rFonts w:ascii="Times New Roman" w:hAnsi="Times New Roman" w:cs="Times New Roman"/>
          <w:b/>
          <w:color w:val="8C564B"/>
          <w:sz w:val="20"/>
          <w:szCs w:val="20"/>
          <w:rPrChange w:id="237" w:author="Muhammad  Hamid" w:date="2026-10-13T15:16:00Z">
            <w:rPr>
              <w:rFonts w:ascii="Times New Roman" w:hAnsi="Times New Roman" w:cs="Times New Roman"/>
              <w:b/>
              <w:color w:val="8C564B"/>
            </w:rPr>
          </w:rPrChange>
        </w:rPr>
        <w:t xml:space="preserve">--- </w:t>
      </w:r>
      <w:r w:rsidRPr="00663FED">
        <w:rPr>
          <w:rFonts w:ascii="Times New Roman" w:hAnsi="Times New Roman" w:cs="Times New Roman"/>
          <w:sz w:val="16"/>
          <w:szCs w:val="20"/>
          <w:rPrChange w:id="238" w:author="Muhammad  Hamid" w:date="2026-10-13T15:16:00Z">
            <w:rPr>
              <w:rFonts w:ascii="Times New Roman" w:hAnsi="Times New Roman" w:cs="Times New Roman"/>
              <w:sz w:val="18"/>
            </w:rPr>
          </w:rPrChange>
        </w:rPr>
        <w:t>Azerbaijan</w:t>
      </w:r>
    </w:p>
    <w:p w14:paraId="430580E5" w14:textId="77777777" w:rsidR="0079493F" w:rsidRPr="00663FED" w:rsidRDefault="00000000" w:rsidP="00C43D90">
      <w:pPr>
        <w:keepNext/>
        <w:tabs>
          <w:tab w:val="left" w:pos="3384"/>
          <w:tab w:val="left" w:pos="6768"/>
        </w:tabs>
        <w:spacing w:after="0" w:line="240" w:lineRule="auto"/>
        <w:jc w:val="center"/>
        <w:rPr>
          <w:rFonts w:ascii="Times New Roman" w:hAnsi="Times New Roman" w:cs="Times New Roman"/>
          <w:sz w:val="20"/>
          <w:szCs w:val="20"/>
          <w:rPrChange w:id="239" w:author="Muhammad  Hamid" w:date="2026-10-13T15:16:00Z">
            <w:rPr>
              <w:rFonts w:ascii="Times New Roman" w:hAnsi="Times New Roman" w:cs="Times New Roman"/>
            </w:rPr>
          </w:rPrChange>
        </w:rPr>
        <w:pPrChange w:id="240" w:author="Muhammad  Hamid" w:date="2026-10-13T15:16:00Z">
          <w:pPr>
            <w:keepNext/>
            <w:tabs>
              <w:tab w:val="left" w:pos="3384"/>
              <w:tab w:val="left" w:pos="6768"/>
            </w:tabs>
            <w:spacing w:after="0" w:line="240" w:lineRule="auto"/>
          </w:pPr>
        </w:pPrChange>
      </w:pPr>
      <w:r w:rsidRPr="00663FED">
        <w:rPr>
          <w:rFonts w:ascii="Times New Roman" w:hAnsi="Times New Roman" w:cs="Times New Roman"/>
          <w:b/>
          <w:color w:val="E377C2"/>
          <w:sz w:val="20"/>
          <w:szCs w:val="20"/>
          <w:rPrChange w:id="241" w:author="Muhammad  Hamid" w:date="2026-10-13T15:16:00Z">
            <w:rPr>
              <w:rFonts w:ascii="Times New Roman" w:hAnsi="Times New Roman" w:cs="Times New Roman"/>
              <w:b/>
              <w:color w:val="E377C2"/>
            </w:rPr>
          </w:rPrChange>
        </w:rPr>
        <w:t xml:space="preserve">--- </w:t>
      </w:r>
      <w:r w:rsidRPr="00663FED">
        <w:rPr>
          <w:rFonts w:ascii="Times New Roman" w:hAnsi="Times New Roman" w:cs="Times New Roman"/>
          <w:sz w:val="16"/>
          <w:szCs w:val="20"/>
          <w:rPrChange w:id="242" w:author="Muhammad  Hamid" w:date="2026-10-13T15:16:00Z">
            <w:rPr>
              <w:rFonts w:ascii="Times New Roman" w:hAnsi="Times New Roman" w:cs="Times New Roman"/>
              <w:sz w:val="18"/>
            </w:rPr>
          </w:rPrChange>
        </w:rPr>
        <w:t>Bangladesh</w:t>
      </w:r>
      <w:r w:rsidRPr="00663FED">
        <w:rPr>
          <w:rFonts w:ascii="Times New Roman" w:hAnsi="Times New Roman" w:cs="Times New Roman"/>
          <w:sz w:val="20"/>
          <w:szCs w:val="20"/>
          <w:rPrChange w:id="243" w:author="Muhammad  Hamid" w:date="2026-10-13T15:16:00Z">
            <w:rPr>
              <w:rFonts w:ascii="Times New Roman" w:hAnsi="Times New Roman" w:cs="Times New Roman"/>
            </w:rPr>
          </w:rPrChange>
        </w:rPr>
        <w:tab/>
      </w:r>
      <w:r w:rsidRPr="00663FED">
        <w:rPr>
          <w:rFonts w:ascii="Times New Roman" w:hAnsi="Times New Roman" w:cs="Times New Roman"/>
          <w:b/>
          <w:color w:val="7F7F7F"/>
          <w:sz w:val="20"/>
          <w:szCs w:val="20"/>
          <w:rPrChange w:id="244" w:author="Muhammad  Hamid" w:date="2026-10-13T15:16:00Z">
            <w:rPr>
              <w:rFonts w:ascii="Times New Roman" w:hAnsi="Times New Roman" w:cs="Times New Roman"/>
              <w:b/>
              <w:color w:val="7F7F7F"/>
            </w:rPr>
          </w:rPrChange>
        </w:rPr>
        <w:t xml:space="preserve">--- </w:t>
      </w:r>
      <w:r w:rsidRPr="00663FED">
        <w:rPr>
          <w:rFonts w:ascii="Times New Roman" w:hAnsi="Times New Roman" w:cs="Times New Roman"/>
          <w:sz w:val="16"/>
          <w:szCs w:val="20"/>
          <w:rPrChange w:id="245" w:author="Muhammad  Hamid" w:date="2026-10-13T15:16:00Z">
            <w:rPr>
              <w:rFonts w:ascii="Times New Roman" w:hAnsi="Times New Roman" w:cs="Times New Roman"/>
              <w:sz w:val="18"/>
            </w:rPr>
          </w:rPrChange>
        </w:rPr>
        <w:t>Belarus</w:t>
      </w:r>
      <w:r w:rsidRPr="00663FED">
        <w:rPr>
          <w:rFonts w:ascii="Times New Roman" w:hAnsi="Times New Roman" w:cs="Times New Roman"/>
          <w:sz w:val="20"/>
          <w:szCs w:val="20"/>
          <w:rPrChange w:id="246" w:author="Muhammad  Hamid" w:date="2026-10-13T15:16:00Z">
            <w:rPr>
              <w:rFonts w:ascii="Times New Roman" w:hAnsi="Times New Roman" w:cs="Times New Roman"/>
            </w:rPr>
          </w:rPrChange>
        </w:rPr>
        <w:tab/>
      </w:r>
      <w:r w:rsidRPr="00663FED">
        <w:rPr>
          <w:rFonts w:ascii="Times New Roman" w:hAnsi="Times New Roman" w:cs="Times New Roman"/>
          <w:b/>
          <w:color w:val="BCBD22"/>
          <w:sz w:val="20"/>
          <w:szCs w:val="20"/>
          <w:rPrChange w:id="247" w:author="Muhammad  Hamid" w:date="2026-10-13T15:16:00Z">
            <w:rPr>
              <w:rFonts w:ascii="Times New Roman" w:hAnsi="Times New Roman" w:cs="Times New Roman"/>
              <w:b/>
              <w:color w:val="BCBD22"/>
            </w:rPr>
          </w:rPrChange>
        </w:rPr>
        <w:t xml:space="preserve">--- </w:t>
      </w:r>
      <w:r w:rsidRPr="00663FED">
        <w:rPr>
          <w:rFonts w:ascii="Times New Roman" w:hAnsi="Times New Roman" w:cs="Times New Roman"/>
          <w:sz w:val="16"/>
          <w:szCs w:val="20"/>
          <w:rPrChange w:id="248" w:author="Muhammad  Hamid" w:date="2026-10-13T15:16:00Z">
            <w:rPr>
              <w:rFonts w:ascii="Times New Roman" w:hAnsi="Times New Roman" w:cs="Times New Roman"/>
              <w:sz w:val="18"/>
            </w:rPr>
          </w:rPrChange>
        </w:rPr>
        <w:t>Belize</w:t>
      </w:r>
    </w:p>
    <w:p w14:paraId="452E9A3F" w14:textId="77777777" w:rsidR="0079493F" w:rsidRPr="00663FED" w:rsidRDefault="00000000" w:rsidP="00C43D90">
      <w:pPr>
        <w:tabs>
          <w:tab w:val="left" w:pos="3384"/>
          <w:tab w:val="left" w:pos="6768"/>
        </w:tabs>
        <w:spacing w:after="0" w:line="240" w:lineRule="auto"/>
        <w:jc w:val="center"/>
        <w:rPr>
          <w:rFonts w:ascii="Times New Roman" w:hAnsi="Times New Roman" w:cs="Times New Roman"/>
          <w:sz w:val="16"/>
          <w:szCs w:val="20"/>
        </w:rPr>
      </w:pPr>
      <w:r w:rsidRPr="00663FED">
        <w:rPr>
          <w:rFonts w:ascii="Times New Roman" w:hAnsi="Times New Roman" w:cs="Times New Roman"/>
          <w:b/>
          <w:color w:val="17BECF"/>
          <w:sz w:val="20"/>
          <w:szCs w:val="20"/>
          <w:rPrChange w:id="249" w:author="Muhammad  Hamid" w:date="2026-10-13T15:16:00Z">
            <w:rPr>
              <w:rFonts w:ascii="Times New Roman" w:hAnsi="Times New Roman" w:cs="Times New Roman"/>
              <w:b/>
              <w:color w:val="17BECF"/>
            </w:rPr>
          </w:rPrChange>
        </w:rPr>
        <w:t xml:space="preserve">--- </w:t>
      </w:r>
      <w:r w:rsidRPr="00663FED">
        <w:rPr>
          <w:rFonts w:ascii="Times New Roman" w:hAnsi="Times New Roman" w:cs="Times New Roman"/>
          <w:sz w:val="16"/>
          <w:szCs w:val="20"/>
          <w:rPrChange w:id="250" w:author="Muhammad  Hamid" w:date="2026-10-13T15:16:00Z">
            <w:rPr>
              <w:rFonts w:ascii="Times New Roman" w:hAnsi="Times New Roman" w:cs="Times New Roman"/>
              <w:sz w:val="18"/>
            </w:rPr>
          </w:rPrChange>
        </w:rPr>
        <w:t>Benin</w:t>
      </w:r>
      <w:r w:rsidRPr="00663FED">
        <w:rPr>
          <w:rFonts w:ascii="Times New Roman" w:hAnsi="Times New Roman" w:cs="Times New Roman"/>
          <w:sz w:val="20"/>
          <w:szCs w:val="20"/>
          <w:rPrChange w:id="251" w:author="Muhammad  Hamid" w:date="2026-10-13T15:16:00Z">
            <w:rPr>
              <w:rFonts w:ascii="Times New Roman" w:hAnsi="Times New Roman" w:cs="Times New Roman"/>
            </w:rPr>
          </w:rPrChange>
        </w:rPr>
        <w:tab/>
      </w:r>
      <w:r w:rsidRPr="00663FED">
        <w:rPr>
          <w:rFonts w:ascii="Times New Roman" w:hAnsi="Times New Roman" w:cs="Times New Roman"/>
          <w:b/>
          <w:color w:val="AEC7E8"/>
          <w:sz w:val="20"/>
          <w:szCs w:val="20"/>
          <w:rPrChange w:id="252" w:author="Muhammad  Hamid" w:date="2026-10-13T15:16:00Z">
            <w:rPr>
              <w:rFonts w:ascii="Times New Roman" w:hAnsi="Times New Roman" w:cs="Times New Roman"/>
              <w:b/>
              <w:color w:val="AEC7E8"/>
            </w:rPr>
          </w:rPrChange>
        </w:rPr>
        <w:t xml:space="preserve">--- </w:t>
      </w:r>
      <w:r w:rsidRPr="00663FED">
        <w:rPr>
          <w:rFonts w:ascii="Times New Roman" w:hAnsi="Times New Roman" w:cs="Times New Roman"/>
          <w:sz w:val="16"/>
          <w:szCs w:val="20"/>
          <w:rPrChange w:id="253" w:author="Muhammad  Hamid" w:date="2026-10-13T15:16:00Z">
            <w:rPr>
              <w:rFonts w:ascii="Times New Roman" w:hAnsi="Times New Roman" w:cs="Times New Roman"/>
              <w:sz w:val="18"/>
            </w:rPr>
          </w:rPrChange>
        </w:rPr>
        <w:t>Bhutan</w:t>
      </w:r>
      <w:r w:rsidRPr="00663FED">
        <w:rPr>
          <w:rFonts w:ascii="Times New Roman" w:hAnsi="Times New Roman" w:cs="Times New Roman"/>
          <w:sz w:val="20"/>
          <w:szCs w:val="20"/>
          <w:rPrChange w:id="254" w:author="Muhammad  Hamid" w:date="2026-10-13T15:16:00Z">
            <w:rPr>
              <w:rFonts w:ascii="Times New Roman" w:hAnsi="Times New Roman" w:cs="Times New Roman"/>
            </w:rPr>
          </w:rPrChange>
        </w:rPr>
        <w:tab/>
      </w:r>
      <w:r w:rsidRPr="00663FED">
        <w:rPr>
          <w:rFonts w:ascii="Times New Roman" w:hAnsi="Times New Roman" w:cs="Times New Roman"/>
          <w:b/>
          <w:color w:val="FFBB78"/>
          <w:sz w:val="20"/>
          <w:szCs w:val="20"/>
          <w:rPrChange w:id="255" w:author="Muhammad  Hamid" w:date="2026-10-13T15:16:00Z">
            <w:rPr>
              <w:rFonts w:ascii="Times New Roman" w:hAnsi="Times New Roman" w:cs="Times New Roman"/>
              <w:b/>
              <w:color w:val="FFBB78"/>
            </w:rPr>
          </w:rPrChange>
        </w:rPr>
        <w:t xml:space="preserve">--- </w:t>
      </w:r>
      <w:r w:rsidRPr="00663FED">
        <w:rPr>
          <w:rFonts w:ascii="Times New Roman" w:hAnsi="Times New Roman" w:cs="Times New Roman"/>
          <w:sz w:val="16"/>
          <w:szCs w:val="20"/>
          <w:rPrChange w:id="256" w:author="Muhammad  Hamid" w:date="2026-10-13T15:16:00Z">
            <w:rPr>
              <w:rFonts w:ascii="Times New Roman" w:hAnsi="Times New Roman" w:cs="Times New Roman"/>
              <w:sz w:val="18"/>
            </w:rPr>
          </w:rPrChange>
        </w:rPr>
        <w:t>Bolivia</w:t>
      </w:r>
    </w:p>
    <w:p w14:paraId="0E8619D2" w14:textId="77777777" w:rsidR="00663FED" w:rsidRPr="00C43D90" w:rsidRDefault="00663FED" w:rsidP="00663FED">
      <w:pPr>
        <w:tabs>
          <w:tab w:val="left" w:pos="3384"/>
          <w:tab w:val="left" w:pos="6768"/>
        </w:tabs>
        <w:spacing w:after="0" w:line="240" w:lineRule="auto"/>
        <w:jc w:val="center"/>
        <w:rPr>
          <w:rFonts w:ascii="Times New Roman" w:hAnsi="Times New Roman" w:cs="Times New Roman"/>
          <w:sz w:val="18"/>
          <w:szCs w:val="18"/>
          <w:rPrChange w:id="257" w:author="Muhammad  Hamid" w:date="2026-10-13T15:16:00Z">
            <w:rPr>
              <w:rFonts w:ascii="Times New Roman" w:hAnsi="Times New Roman" w:cs="Times New Roman"/>
            </w:rPr>
          </w:rPrChange>
        </w:rPr>
      </w:pPr>
    </w:p>
    <w:p w14:paraId="27E0408D" w14:textId="77777777" w:rsidR="0079493F" w:rsidRDefault="0079493F">
      <w:pPr>
        <w:spacing w:after="20"/>
        <w:rPr>
          <w:rFonts w:ascii="Times New Roman" w:hAnsi="Times New Roman" w:cs="Times New Roman"/>
        </w:rPr>
      </w:pPr>
    </w:p>
    <w:p w14:paraId="0D6049B2" w14:textId="77777777" w:rsidR="001D1A03" w:rsidRDefault="001D1A03">
      <w:pPr>
        <w:spacing w:after="20"/>
        <w:rPr>
          <w:rFonts w:ascii="Times New Roman" w:hAnsi="Times New Roman" w:cs="Times New Roman"/>
        </w:rPr>
      </w:pPr>
    </w:p>
    <w:p w14:paraId="336D6E24" w14:textId="77777777" w:rsidR="001D1A03" w:rsidRPr="00463729" w:rsidRDefault="001D1A03">
      <w:pPr>
        <w:spacing w:after="20"/>
        <w:rPr>
          <w:rFonts w:ascii="Times New Roman" w:hAnsi="Times New Roman" w:cs="Times New Roman"/>
        </w:rPr>
      </w:pPr>
    </w:p>
    <w:p w14:paraId="611916A5" w14:textId="77777777" w:rsidR="0079493F" w:rsidRPr="00463729" w:rsidRDefault="00000000">
      <w:pPr>
        <w:keepNext/>
        <w:spacing w:after="60"/>
        <w:jc w:val="center"/>
        <w:rPr>
          <w:rFonts w:ascii="Times New Roman" w:hAnsi="Times New Roman" w:cs="Times New Roman"/>
        </w:rPr>
      </w:pPr>
      <w:r w:rsidRPr="00463729">
        <w:rPr>
          <w:rFonts w:ascii="Times New Roman" w:hAnsi="Times New Roman" w:cs="Times New Roman"/>
          <w:noProof/>
        </w:rPr>
        <w:drawing>
          <wp:inline distT="0" distB="0" distL="0" distR="0" wp14:anchorId="3F6F0763" wp14:editId="1C6123BA">
            <wp:extent cx="4730724" cy="2655974"/>
            <wp:effectExtent l="0" t="0" r="0" b="0"/>
            <wp:docPr id="12" name="Picture 12" descr="Middle income environmental patent share series for country panel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iddle_line_panel_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43351" cy="2663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6A557" w14:textId="77777777" w:rsidR="0079493F" w:rsidRPr="00011747" w:rsidRDefault="00000000" w:rsidP="00937F9A">
      <w:pPr>
        <w:keepNext/>
        <w:tabs>
          <w:tab w:val="left" w:pos="3384"/>
          <w:tab w:val="left" w:pos="6768"/>
        </w:tabs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011747">
        <w:rPr>
          <w:rFonts w:ascii="Times New Roman" w:hAnsi="Times New Roman" w:cs="Times New Roman"/>
          <w:b/>
          <w:color w:val="1F77B4"/>
          <w:sz w:val="20"/>
          <w:szCs w:val="20"/>
        </w:rPr>
        <w:t xml:space="preserve">--- </w:t>
      </w:r>
      <w:r w:rsidRPr="00011747">
        <w:rPr>
          <w:rFonts w:ascii="Times New Roman" w:hAnsi="Times New Roman" w:cs="Times New Roman"/>
          <w:sz w:val="16"/>
          <w:szCs w:val="20"/>
        </w:rPr>
        <w:t>Bosnia and Herzegovina</w:t>
      </w:r>
      <w:r w:rsidRPr="00011747">
        <w:rPr>
          <w:rFonts w:ascii="Times New Roman" w:hAnsi="Times New Roman" w:cs="Times New Roman"/>
          <w:sz w:val="20"/>
          <w:szCs w:val="20"/>
        </w:rPr>
        <w:tab/>
      </w:r>
      <w:r w:rsidRPr="00011747">
        <w:rPr>
          <w:rFonts w:ascii="Times New Roman" w:hAnsi="Times New Roman" w:cs="Times New Roman"/>
          <w:b/>
          <w:color w:val="FF7F0E"/>
          <w:sz w:val="20"/>
          <w:szCs w:val="20"/>
        </w:rPr>
        <w:t xml:space="preserve">--- </w:t>
      </w:r>
      <w:r w:rsidRPr="00011747">
        <w:rPr>
          <w:rFonts w:ascii="Times New Roman" w:hAnsi="Times New Roman" w:cs="Times New Roman"/>
          <w:sz w:val="16"/>
          <w:szCs w:val="20"/>
        </w:rPr>
        <w:t>Botswana</w:t>
      </w:r>
      <w:r w:rsidRPr="00011747">
        <w:rPr>
          <w:rFonts w:ascii="Times New Roman" w:hAnsi="Times New Roman" w:cs="Times New Roman"/>
          <w:sz w:val="20"/>
          <w:szCs w:val="20"/>
        </w:rPr>
        <w:tab/>
      </w:r>
      <w:r w:rsidRPr="00011747">
        <w:rPr>
          <w:rFonts w:ascii="Times New Roman" w:hAnsi="Times New Roman" w:cs="Times New Roman"/>
          <w:b/>
          <w:color w:val="2CA02C"/>
          <w:sz w:val="20"/>
          <w:szCs w:val="20"/>
        </w:rPr>
        <w:t xml:space="preserve">--- </w:t>
      </w:r>
      <w:r w:rsidRPr="00011747">
        <w:rPr>
          <w:rFonts w:ascii="Times New Roman" w:hAnsi="Times New Roman" w:cs="Times New Roman"/>
          <w:sz w:val="16"/>
          <w:szCs w:val="20"/>
        </w:rPr>
        <w:t>Brazil</w:t>
      </w:r>
    </w:p>
    <w:p w14:paraId="3A81B593" w14:textId="77777777" w:rsidR="0079493F" w:rsidRPr="00011747" w:rsidRDefault="00000000" w:rsidP="00937F9A">
      <w:pPr>
        <w:keepNext/>
        <w:tabs>
          <w:tab w:val="left" w:pos="3384"/>
          <w:tab w:val="left" w:pos="6768"/>
        </w:tabs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011747">
        <w:rPr>
          <w:rFonts w:ascii="Times New Roman" w:hAnsi="Times New Roman" w:cs="Times New Roman"/>
          <w:b/>
          <w:color w:val="D62728"/>
          <w:sz w:val="20"/>
          <w:szCs w:val="20"/>
        </w:rPr>
        <w:t xml:space="preserve">--- </w:t>
      </w:r>
      <w:r w:rsidRPr="00011747">
        <w:rPr>
          <w:rFonts w:ascii="Times New Roman" w:hAnsi="Times New Roman" w:cs="Times New Roman"/>
          <w:sz w:val="16"/>
          <w:szCs w:val="20"/>
        </w:rPr>
        <w:t>Cabo Verde</w:t>
      </w:r>
      <w:r w:rsidRPr="00011747">
        <w:rPr>
          <w:rFonts w:ascii="Times New Roman" w:hAnsi="Times New Roman" w:cs="Times New Roman"/>
          <w:sz w:val="20"/>
          <w:szCs w:val="20"/>
        </w:rPr>
        <w:tab/>
      </w:r>
      <w:r w:rsidRPr="00011747">
        <w:rPr>
          <w:rFonts w:ascii="Times New Roman" w:hAnsi="Times New Roman" w:cs="Times New Roman"/>
          <w:b/>
          <w:color w:val="9467BD"/>
          <w:sz w:val="20"/>
          <w:szCs w:val="20"/>
        </w:rPr>
        <w:t xml:space="preserve">--- </w:t>
      </w:r>
      <w:r w:rsidRPr="00011747">
        <w:rPr>
          <w:rFonts w:ascii="Times New Roman" w:hAnsi="Times New Roman" w:cs="Times New Roman"/>
          <w:sz w:val="16"/>
          <w:szCs w:val="20"/>
        </w:rPr>
        <w:t>Cambodia</w:t>
      </w:r>
      <w:r w:rsidRPr="00011747">
        <w:rPr>
          <w:rFonts w:ascii="Times New Roman" w:hAnsi="Times New Roman" w:cs="Times New Roman"/>
          <w:sz w:val="20"/>
          <w:szCs w:val="20"/>
        </w:rPr>
        <w:tab/>
      </w:r>
      <w:r w:rsidRPr="00011747">
        <w:rPr>
          <w:rFonts w:ascii="Times New Roman" w:hAnsi="Times New Roman" w:cs="Times New Roman"/>
          <w:b/>
          <w:color w:val="8C564B"/>
          <w:sz w:val="20"/>
          <w:szCs w:val="20"/>
        </w:rPr>
        <w:t xml:space="preserve">--- </w:t>
      </w:r>
      <w:r w:rsidRPr="00011747">
        <w:rPr>
          <w:rFonts w:ascii="Times New Roman" w:hAnsi="Times New Roman" w:cs="Times New Roman"/>
          <w:sz w:val="16"/>
          <w:szCs w:val="20"/>
        </w:rPr>
        <w:t>Cameroon</w:t>
      </w:r>
    </w:p>
    <w:p w14:paraId="1D1FA05F" w14:textId="77777777" w:rsidR="0079493F" w:rsidRPr="00011747" w:rsidRDefault="00000000" w:rsidP="00937F9A">
      <w:pPr>
        <w:keepNext/>
        <w:tabs>
          <w:tab w:val="left" w:pos="3384"/>
          <w:tab w:val="left" w:pos="6768"/>
        </w:tabs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011747">
        <w:rPr>
          <w:rFonts w:ascii="Times New Roman" w:hAnsi="Times New Roman" w:cs="Times New Roman"/>
          <w:b/>
          <w:color w:val="E377C2"/>
          <w:sz w:val="20"/>
          <w:szCs w:val="20"/>
        </w:rPr>
        <w:t xml:space="preserve">--- </w:t>
      </w:r>
      <w:r w:rsidRPr="00011747">
        <w:rPr>
          <w:rFonts w:ascii="Times New Roman" w:hAnsi="Times New Roman" w:cs="Times New Roman"/>
          <w:sz w:val="16"/>
          <w:szCs w:val="20"/>
        </w:rPr>
        <w:t>China</w:t>
      </w:r>
      <w:r w:rsidRPr="00011747">
        <w:rPr>
          <w:rFonts w:ascii="Times New Roman" w:hAnsi="Times New Roman" w:cs="Times New Roman"/>
          <w:sz w:val="20"/>
          <w:szCs w:val="20"/>
        </w:rPr>
        <w:tab/>
      </w:r>
      <w:r w:rsidRPr="00011747">
        <w:rPr>
          <w:rFonts w:ascii="Times New Roman" w:hAnsi="Times New Roman" w:cs="Times New Roman"/>
          <w:b/>
          <w:color w:val="7F7F7F"/>
          <w:sz w:val="20"/>
          <w:szCs w:val="20"/>
        </w:rPr>
        <w:t xml:space="preserve">--- </w:t>
      </w:r>
      <w:r w:rsidRPr="00011747">
        <w:rPr>
          <w:rFonts w:ascii="Times New Roman" w:hAnsi="Times New Roman" w:cs="Times New Roman"/>
          <w:sz w:val="16"/>
          <w:szCs w:val="20"/>
        </w:rPr>
        <w:t>Colombia</w:t>
      </w:r>
      <w:r w:rsidRPr="00011747">
        <w:rPr>
          <w:rFonts w:ascii="Times New Roman" w:hAnsi="Times New Roman" w:cs="Times New Roman"/>
          <w:sz w:val="20"/>
          <w:szCs w:val="20"/>
        </w:rPr>
        <w:tab/>
      </w:r>
      <w:r w:rsidRPr="00011747">
        <w:rPr>
          <w:rFonts w:ascii="Times New Roman" w:hAnsi="Times New Roman" w:cs="Times New Roman"/>
          <w:b/>
          <w:color w:val="BCBD22"/>
          <w:sz w:val="20"/>
          <w:szCs w:val="20"/>
        </w:rPr>
        <w:t xml:space="preserve">--- </w:t>
      </w:r>
      <w:r w:rsidRPr="00011747">
        <w:rPr>
          <w:rFonts w:ascii="Times New Roman" w:hAnsi="Times New Roman" w:cs="Times New Roman"/>
          <w:sz w:val="16"/>
          <w:szCs w:val="20"/>
        </w:rPr>
        <w:t>Congo Republic</w:t>
      </w:r>
    </w:p>
    <w:p w14:paraId="6158196D" w14:textId="77777777" w:rsidR="0079493F" w:rsidRPr="00011747" w:rsidRDefault="00000000" w:rsidP="00937F9A">
      <w:pPr>
        <w:tabs>
          <w:tab w:val="left" w:pos="3384"/>
          <w:tab w:val="left" w:pos="6768"/>
        </w:tabs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011747">
        <w:rPr>
          <w:rFonts w:ascii="Times New Roman" w:hAnsi="Times New Roman" w:cs="Times New Roman"/>
          <w:b/>
          <w:color w:val="17BECF"/>
          <w:sz w:val="20"/>
          <w:szCs w:val="20"/>
        </w:rPr>
        <w:t xml:space="preserve">--- </w:t>
      </w:r>
      <w:r w:rsidRPr="00011747">
        <w:rPr>
          <w:rFonts w:ascii="Times New Roman" w:hAnsi="Times New Roman" w:cs="Times New Roman"/>
          <w:sz w:val="16"/>
          <w:szCs w:val="20"/>
        </w:rPr>
        <w:t>Cote d'Ivoire</w:t>
      </w:r>
      <w:r w:rsidRPr="00011747">
        <w:rPr>
          <w:rFonts w:ascii="Times New Roman" w:hAnsi="Times New Roman" w:cs="Times New Roman"/>
          <w:sz w:val="20"/>
          <w:szCs w:val="20"/>
        </w:rPr>
        <w:tab/>
      </w:r>
      <w:r w:rsidRPr="00011747">
        <w:rPr>
          <w:rFonts w:ascii="Times New Roman" w:hAnsi="Times New Roman" w:cs="Times New Roman"/>
          <w:b/>
          <w:color w:val="AEC7E8"/>
          <w:sz w:val="20"/>
          <w:szCs w:val="20"/>
        </w:rPr>
        <w:t xml:space="preserve">--- </w:t>
      </w:r>
      <w:r w:rsidRPr="00011747">
        <w:rPr>
          <w:rFonts w:ascii="Times New Roman" w:hAnsi="Times New Roman" w:cs="Times New Roman"/>
          <w:sz w:val="16"/>
          <w:szCs w:val="20"/>
        </w:rPr>
        <w:t>Cuba</w:t>
      </w:r>
      <w:r w:rsidRPr="00011747">
        <w:rPr>
          <w:rFonts w:ascii="Times New Roman" w:hAnsi="Times New Roman" w:cs="Times New Roman"/>
          <w:sz w:val="20"/>
          <w:szCs w:val="20"/>
        </w:rPr>
        <w:tab/>
      </w:r>
      <w:r w:rsidRPr="00011747">
        <w:rPr>
          <w:rFonts w:ascii="Times New Roman" w:hAnsi="Times New Roman" w:cs="Times New Roman"/>
          <w:b/>
          <w:color w:val="FFBB78"/>
          <w:sz w:val="20"/>
          <w:szCs w:val="20"/>
        </w:rPr>
        <w:t xml:space="preserve">--- </w:t>
      </w:r>
      <w:r w:rsidRPr="00011747">
        <w:rPr>
          <w:rFonts w:ascii="Times New Roman" w:hAnsi="Times New Roman" w:cs="Times New Roman"/>
          <w:sz w:val="16"/>
          <w:szCs w:val="20"/>
        </w:rPr>
        <w:t>Djibouti</w:t>
      </w:r>
    </w:p>
    <w:p w14:paraId="0BD45E4A" w14:textId="77777777" w:rsidR="0079493F" w:rsidRPr="00011747" w:rsidRDefault="0079493F">
      <w:pPr>
        <w:spacing w:after="20"/>
        <w:rPr>
          <w:rFonts w:ascii="Times New Roman" w:hAnsi="Times New Roman" w:cs="Times New Roman"/>
          <w:sz w:val="24"/>
          <w:szCs w:val="24"/>
        </w:rPr>
      </w:pPr>
    </w:p>
    <w:p w14:paraId="6D3201BD" w14:textId="21E326F6" w:rsidR="0079493F" w:rsidRPr="00463729" w:rsidRDefault="0079493F">
      <w:pPr>
        <w:spacing w:after="0"/>
        <w:rPr>
          <w:rFonts w:ascii="Times New Roman" w:hAnsi="Times New Roman" w:cs="Times New Roman"/>
        </w:rPr>
      </w:pPr>
    </w:p>
    <w:p w14:paraId="3279AD17" w14:textId="77777777" w:rsidR="0079493F" w:rsidRPr="00463729" w:rsidRDefault="00000000">
      <w:pPr>
        <w:spacing w:after="0"/>
        <w:rPr>
          <w:rFonts w:ascii="Times New Roman" w:hAnsi="Times New Roman" w:cs="Times New Roman"/>
        </w:rPr>
      </w:pPr>
      <w:r w:rsidRPr="00463729">
        <w:rPr>
          <w:rFonts w:ascii="Times New Roman" w:hAnsi="Times New Roman" w:cs="Times New Roman"/>
        </w:rPr>
        <w:br w:type="page"/>
      </w:r>
    </w:p>
    <w:p w14:paraId="159E8F33" w14:textId="77777777" w:rsidR="0079493F" w:rsidRPr="00463729" w:rsidRDefault="00000000">
      <w:pPr>
        <w:keepNext/>
        <w:spacing w:after="60"/>
        <w:jc w:val="center"/>
        <w:rPr>
          <w:rFonts w:ascii="Times New Roman" w:hAnsi="Times New Roman" w:cs="Times New Roman"/>
        </w:rPr>
      </w:pPr>
      <w:r w:rsidRPr="0046372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E27528C" wp14:editId="5DE1132F">
            <wp:extent cx="4934695" cy="2792203"/>
            <wp:effectExtent l="0" t="0" r="0" b="8255"/>
            <wp:docPr id="13" name="Picture 13" descr="Middle income environmental patent share series for country panel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iddle_line_panel_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40681" cy="279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85856" w14:textId="77777777" w:rsidR="0079493F" w:rsidRPr="00463729" w:rsidRDefault="00000000">
      <w:pPr>
        <w:keepNext/>
        <w:tabs>
          <w:tab w:val="left" w:pos="3384"/>
          <w:tab w:val="left" w:pos="6768"/>
        </w:tabs>
        <w:spacing w:after="0" w:line="240" w:lineRule="auto"/>
        <w:rPr>
          <w:rFonts w:ascii="Times New Roman" w:hAnsi="Times New Roman" w:cs="Times New Roman"/>
        </w:rPr>
      </w:pPr>
      <w:r w:rsidRPr="00463729">
        <w:rPr>
          <w:rFonts w:ascii="Times New Roman" w:hAnsi="Times New Roman" w:cs="Times New Roman"/>
          <w:b/>
          <w:color w:val="1F77B4"/>
        </w:rPr>
        <w:t xml:space="preserve">--- </w:t>
      </w:r>
      <w:r w:rsidRPr="00463729">
        <w:rPr>
          <w:rFonts w:ascii="Times New Roman" w:hAnsi="Times New Roman" w:cs="Times New Roman"/>
          <w:sz w:val="18"/>
        </w:rPr>
        <w:t>Dominica</w:t>
      </w:r>
      <w:r w:rsidRPr="00463729">
        <w:rPr>
          <w:rFonts w:ascii="Times New Roman" w:hAnsi="Times New Roman" w:cs="Times New Roman"/>
        </w:rPr>
        <w:tab/>
      </w:r>
      <w:r w:rsidRPr="00463729">
        <w:rPr>
          <w:rFonts w:ascii="Times New Roman" w:hAnsi="Times New Roman" w:cs="Times New Roman"/>
          <w:b/>
          <w:color w:val="FF7F0E"/>
        </w:rPr>
        <w:t xml:space="preserve">--- </w:t>
      </w:r>
      <w:r w:rsidRPr="00463729">
        <w:rPr>
          <w:rFonts w:ascii="Times New Roman" w:hAnsi="Times New Roman" w:cs="Times New Roman"/>
          <w:sz w:val="18"/>
        </w:rPr>
        <w:t>Dominican Republic</w:t>
      </w:r>
      <w:r w:rsidRPr="00463729">
        <w:rPr>
          <w:rFonts w:ascii="Times New Roman" w:hAnsi="Times New Roman" w:cs="Times New Roman"/>
        </w:rPr>
        <w:tab/>
      </w:r>
      <w:r w:rsidRPr="00463729">
        <w:rPr>
          <w:rFonts w:ascii="Times New Roman" w:hAnsi="Times New Roman" w:cs="Times New Roman"/>
          <w:b/>
          <w:color w:val="2CA02C"/>
        </w:rPr>
        <w:t xml:space="preserve">--- </w:t>
      </w:r>
      <w:r w:rsidRPr="00463729">
        <w:rPr>
          <w:rFonts w:ascii="Times New Roman" w:hAnsi="Times New Roman" w:cs="Times New Roman"/>
          <w:sz w:val="18"/>
        </w:rPr>
        <w:t>Ecuador</w:t>
      </w:r>
    </w:p>
    <w:p w14:paraId="3291E004" w14:textId="77777777" w:rsidR="0079493F" w:rsidRPr="00463729" w:rsidRDefault="00000000">
      <w:pPr>
        <w:keepNext/>
        <w:tabs>
          <w:tab w:val="left" w:pos="3384"/>
          <w:tab w:val="left" w:pos="6768"/>
        </w:tabs>
        <w:spacing w:after="0" w:line="240" w:lineRule="auto"/>
        <w:rPr>
          <w:rFonts w:ascii="Times New Roman" w:hAnsi="Times New Roman" w:cs="Times New Roman"/>
        </w:rPr>
      </w:pPr>
      <w:r w:rsidRPr="00463729">
        <w:rPr>
          <w:rFonts w:ascii="Times New Roman" w:hAnsi="Times New Roman" w:cs="Times New Roman"/>
          <w:b/>
          <w:color w:val="D62728"/>
        </w:rPr>
        <w:t xml:space="preserve">--- </w:t>
      </w:r>
      <w:r w:rsidRPr="00463729">
        <w:rPr>
          <w:rFonts w:ascii="Times New Roman" w:hAnsi="Times New Roman" w:cs="Times New Roman"/>
          <w:sz w:val="18"/>
        </w:rPr>
        <w:t>Egypt</w:t>
      </w:r>
      <w:r w:rsidRPr="00463729">
        <w:rPr>
          <w:rFonts w:ascii="Times New Roman" w:hAnsi="Times New Roman" w:cs="Times New Roman"/>
        </w:rPr>
        <w:tab/>
      </w:r>
      <w:r w:rsidRPr="00463729">
        <w:rPr>
          <w:rFonts w:ascii="Times New Roman" w:hAnsi="Times New Roman" w:cs="Times New Roman"/>
          <w:b/>
          <w:color w:val="9467BD"/>
        </w:rPr>
        <w:t xml:space="preserve">--- </w:t>
      </w:r>
      <w:r w:rsidRPr="00463729">
        <w:rPr>
          <w:rFonts w:ascii="Times New Roman" w:hAnsi="Times New Roman" w:cs="Times New Roman"/>
          <w:sz w:val="18"/>
        </w:rPr>
        <w:t>El Salvador</w:t>
      </w:r>
      <w:r w:rsidRPr="00463729">
        <w:rPr>
          <w:rFonts w:ascii="Times New Roman" w:hAnsi="Times New Roman" w:cs="Times New Roman"/>
        </w:rPr>
        <w:tab/>
      </w:r>
      <w:r w:rsidRPr="00463729">
        <w:rPr>
          <w:rFonts w:ascii="Times New Roman" w:hAnsi="Times New Roman" w:cs="Times New Roman"/>
          <w:b/>
          <w:color w:val="8C564B"/>
        </w:rPr>
        <w:t xml:space="preserve">--- </w:t>
      </w:r>
      <w:r w:rsidRPr="00463729">
        <w:rPr>
          <w:rFonts w:ascii="Times New Roman" w:hAnsi="Times New Roman" w:cs="Times New Roman"/>
          <w:sz w:val="18"/>
        </w:rPr>
        <w:t>Equatorial Guinea</w:t>
      </w:r>
    </w:p>
    <w:p w14:paraId="214BCE33" w14:textId="77777777" w:rsidR="0079493F" w:rsidRPr="00463729" w:rsidRDefault="00000000">
      <w:pPr>
        <w:keepNext/>
        <w:tabs>
          <w:tab w:val="left" w:pos="3384"/>
          <w:tab w:val="left" w:pos="6768"/>
        </w:tabs>
        <w:spacing w:after="0" w:line="240" w:lineRule="auto"/>
        <w:rPr>
          <w:rFonts w:ascii="Times New Roman" w:hAnsi="Times New Roman" w:cs="Times New Roman"/>
        </w:rPr>
      </w:pPr>
      <w:r w:rsidRPr="00463729">
        <w:rPr>
          <w:rFonts w:ascii="Times New Roman" w:hAnsi="Times New Roman" w:cs="Times New Roman"/>
          <w:b/>
          <w:color w:val="E377C2"/>
        </w:rPr>
        <w:t xml:space="preserve">--- </w:t>
      </w:r>
      <w:r w:rsidRPr="00463729">
        <w:rPr>
          <w:rFonts w:ascii="Times New Roman" w:hAnsi="Times New Roman" w:cs="Times New Roman"/>
          <w:sz w:val="18"/>
        </w:rPr>
        <w:t>Eswatini</w:t>
      </w:r>
      <w:r w:rsidRPr="00463729">
        <w:rPr>
          <w:rFonts w:ascii="Times New Roman" w:hAnsi="Times New Roman" w:cs="Times New Roman"/>
        </w:rPr>
        <w:tab/>
      </w:r>
      <w:r w:rsidRPr="00463729">
        <w:rPr>
          <w:rFonts w:ascii="Times New Roman" w:hAnsi="Times New Roman" w:cs="Times New Roman"/>
          <w:b/>
          <w:color w:val="7F7F7F"/>
        </w:rPr>
        <w:t xml:space="preserve">--- </w:t>
      </w:r>
      <w:r w:rsidRPr="00463729">
        <w:rPr>
          <w:rFonts w:ascii="Times New Roman" w:hAnsi="Times New Roman" w:cs="Times New Roman"/>
          <w:sz w:val="18"/>
        </w:rPr>
        <w:t>Fiji</w:t>
      </w:r>
      <w:r w:rsidRPr="00463729">
        <w:rPr>
          <w:rFonts w:ascii="Times New Roman" w:hAnsi="Times New Roman" w:cs="Times New Roman"/>
        </w:rPr>
        <w:tab/>
      </w:r>
      <w:r w:rsidRPr="00463729">
        <w:rPr>
          <w:rFonts w:ascii="Times New Roman" w:hAnsi="Times New Roman" w:cs="Times New Roman"/>
          <w:b/>
          <w:color w:val="BCBD22"/>
        </w:rPr>
        <w:t xml:space="preserve">--- </w:t>
      </w:r>
      <w:r w:rsidRPr="00463729">
        <w:rPr>
          <w:rFonts w:ascii="Times New Roman" w:hAnsi="Times New Roman" w:cs="Times New Roman"/>
          <w:sz w:val="18"/>
        </w:rPr>
        <w:t>Gabon</w:t>
      </w:r>
    </w:p>
    <w:p w14:paraId="74323EB6" w14:textId="77777777" w:rsidR="0079493F" w:rsidRPr="00463729" w:rsidRDefault="00000000">
      <w:pPr>
        <w:tabs>
          <w:tab w:val="left" w:pos="3384"/>
          <w:tab w:val="left" w:pos="6768"/>
        </w:tabs>
        <w:spacing w:after="0" w:line="240" w:lineRule="auto"/>
        <w:rPr>
          <w:rFonts w:ascii="Times New Roman" w:hAnsi="Times New Roman" w:cs="Times New Roman"/>
        </w:rPr>
      </w:pPr>
      <w:r w:rsidRPr="00463729">
        <w:rPr>
          <w:rFonts w:ascii="Times New Roman" w:hAnsi="Times New Roman" w:cs="Times New Roman"/>
          <w:b/>
          <w:color w:val="17BECF"/>
        </w:rPr>
        <w:t xml:space="preserve">--- </w:t>
      </w:r>
      <w:r w:rsidRPr="00463729">
        <w:rPr>
          <w:rFonts w:ascii="Times New Roman" w:hAnsi="Times New Roman" w:cs="Times New Roman"/>
          <w:sz w:val="18"/>
        </w:rPr>
        <w:t>Georgia</w:t>
      </w:r>
      <w:r w:rsidRPr="00463729">
        <w:rPr>
          <w:rFonts w:ascii="Times New Roman" w:hAnsi="Times New Roman" w:cs="Times New Roman"/>
        </w:rPr>
        <w:tab/>
      </w:r>
      <w:r w:rsidRPr="00463729">
        <w:rPr>
          <w:rFonts w:ascii="Times New Roman" w:hAnsi="Times New Roman" w:cs="Times New Roman"/>
          <w:b/>
          <w:color w:val="AEC7E8"/>
        </w:rPr>
        <w:t xml:space="preserve">--- </w:t>
      </w:r>
      <w:r w:rsidRPr="00463729">
        <w:rPr>
          <w:rFonts w:ascii="Times New Roman" w:hAnsi="Times New Roman" w:cs="Times New Roman"/>
          <w:sz w:val="18"/>
        </w:rPr>
        <w:t>Ghana</w:t>
      </w:r>
      <w:r w:rsidRPr="00463729">
        <w:rPr>
          <w:rFonts w:ascii="Times New Roman" w:hAnsi="Times New Roman" w:cs="Times New Roman"/>
        </w:rPr>
        <w:tab/>
      </w:r>
      <w:r w:rsidRPr="00463729">
        <w:rPr>
          <w:rFonts w:ascii="Times New Roman" w:hAnsi="Times New Roman" w:cs="Times New Roman"/>
          <w:b/>
          <w:color w:val="FFBB78"/>
        </w:rPr>
        <w:t xml:space="preserve">--- </w:t>
      </w:r>
      <w:r w:rsidRPr="00463729">
        <w:rPr>
          <w:rFonts w:ascii="Times New Roman" w:hAnsi="Times New Roman" w:cs="Times New Roman"/>
          <w:sz w:val="18"/>
        </w:rPr>
        <w:t>Grenada</w:t>
      </w:r>
    </w:p>
    <w:p w14:paraId="469CB132" w14:textId="77777777" w:rsidR="0079493F" w:rsidRPr="00463729" w:rsidRDefault="0079493F">
      <w:pPr>
        <w:spacing w:after="20"/>
        <w:rPr>
          <w:rFonts w:ascii="Times New Roman" w:hAnsi="Times New Roman" w:cs="Times New Roman"/>
        </w:rPr>
      </w:pPr>
    </w:p>
    <w:p w14:paraId="0446A65B" w14:textId="77777777" w:rsidR="0079493F" w:rsidRPr="00463729" w:rsidRDefault="00000000">
      <w:pPr>
        <w:keepNext/>
        <w:spacing w:after="60"/>
        <w:jc w:val="center"/>
        <w:rPr>
          <w:rFonts w:ascii="Times New Roman" w:hAnsi="Times New Roman" w:cs="Times New Roman"/>
        </w:rPr>
      </w:pPr>
      <w:r w:rsidRPr="00463729">
        <w:rPr>
          <w:rFonts w:ascii="Times New Roman" w:hAnsi="Times New Roman" w:cs="Times New Roman"/>
          <w:noProof/>
        </w:rPr>
        <w:drawing>
          <wp:inline distT="0" distB="0" distL="0" distR="0" wp14:anchorId="4A59787B" wp14:editId="656FE11F">
            <wp:extent cx="5293261" cy="2971800"/>
            <wp:effectExtent l="0" t="0" r="0" b="0"/>
            <wp:docPr id="14" name="Picture 14" descr="Middle income environmental patent share series for country panel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iddle_line_panel_4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93261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8A6B6" w14:textId="77777777" w:rsidR="0079493F" w:rsidRPr="00463729" w:rsidRDefault="00000000">
      <w:pPr>
        <w:keepNext/>
        <w:tabs>
          <w:tab w:val="left" w:pos="3384"/>
          <w:tab w:val="left" w:pos="6768"/>
        </w:tabs>
        <w:spacing w:after="0" w:line="240" w:lineRule="auto"/>
        <w:rPr>
          <w:rFonts w:ascii="Times New Roman" w:hAnsi="Times New Roman" w:cs="Times New Roman"/>
        </w:rPr>
      </w:pPr>
      <w:r w:rsidRPr="00463729">
        <w:rPr>
          <w:rFonts w:ascii="Times New Roman" w:hAnsi="Times New Roman" w:cs="Times New Roman"/>
          <w:b/>
          <w:color w:val="1F77B4"/>
        </w:rPr>
        <w:t xml:space="preserve">--- </w:t>
      </w:r>
      <w:r w:rsidRPr="00463729">
        <w:rPr>
          <w:rFonts w:ascii="Times New Roman" w:hAnsi="Times New Roman" w:cs="Times New Roman"/>
          <w:sz w:val="18"/>
        </w:rPr>
        <w:t>Guatemala</w:t>
      </w:r>
      <w:r w:rsidRPr="00463729">
        <w:rPr>
          <w:rFonts w:ascii="Times New Roman" w:hAnsi="Times New Roman" w:cs="Times New Roman"/>
        </w:rPr>
        <w:tab/>
      </w:r>
      <w:r w:rsidRPr="00463729">
        <w:rPr>
          <w:rFonts w:ascii="Times New Roman" w:hAnsi="Times New Roman" w:cs="Times New Roman"/>
          <w:b/>
          <w:color w:val="FF7F0E"/>
        </w:rPr>
        <w:t xml:space="preserve">--- </w:t>
      </w:r>
      <w:r w:rsidRPr="00463729">
        <w:rPr>
          <w:rFonts w:ascii="Times New Roman" w:hAnsi="Times New Roman" w:cs="Times New Roman"/>
          <w:sz w:val="18"/>
        </w:rPr>
        <w:t>Guinea</w:t>
      </w:r>
      <w:r w:rsidRPr="00463729">
        <w:rPr>
          <w:rFonts w:ascii="Times New Roman" w:hAnsi="Times New Roman" w:cs="Times New Roman"/>
        </w:rPr>
        <w:tab/>
      </w:r>
      <w:r w:rsidRPr="00463729">
        <w:rPr>
          <w:rFonts w:ascii="Times New Roman" w:hAnsi="Times New Roman" w:cs="Times New Roman"/>
          <w:b/>
          <w:color w:val="2CA02C"/>
        </w:rPr>
        <w:t xml:space="preserve">--- </w:t>
      </w:r>
      <w:r w:rsidRPr="00463729">
        <w:rPr>
          <w:rFonts w:ascii="Times New Roman" w:hAnsi="Times New Roman" w:cs="Times New Roman"/>
          <w:sz w:val="18"/>
        </w:rPr>
        <w:t>Haiti</w:t>
      </w:r>
    </w:p>
    <w:p w14:paraId="3AD049B1" w14:textId="77777777" w:rsidR="0079493F" w:rsidRPr="00463729" w:rsidRDefault="00000000">
      <w:pPr>
        <w:keepNext/>
        <w:tabs>
          <w:tab w:val="left" w:pos="3384"/>
          <w:tab w:val="left" w:pos="6768"/>
        </w:tabs>
        <w:spacing w:after="0" w:line="240" w:lineRule="auto"/>
        <w:rPr>
          <w:rFonts w:ascii="Times New Roman" w:hAnsi="Times New Roman" w:cs="Times New Roman"/>
        </w:rPr>
      </w:pPr>
      <w:r w:rsidRPr="00463729">
        <w:rPr>
          <w:rFonts w:ascii="Times New Roman" w:hAnsi="Times New Roman" w:cs="Times New Roman"/>
          <w:b/>
          <w:color w:val="D62728"/>
        </w:rPr>
        <w:t xml:space="preserve">--- </w:t>
      </w:r>
      <w:r w:rsidRPr="00463729">
        <w:rPr>
          <w:rFonts w:ascii="Times New Roman" w:hAnsi="Times New Roman" w:cs="Times New Roman"/>
          <w:sz w:val="18"/>
        </w:rPr>
        <w:t>Honduras</w:t>
      </w:r>
      <w:r w:rsidRPr="00463729">
        <w:rPr>
          <w:rFonts w:ascii="Times New Roman" w:hAnsi="Times New Roman" w:cs="Times New Roman"/>
        </w:rPr>
        <w:tab/>
      </w:r>
      <w:r w:rsidRPr="00463729">
        <w:rPr>
          <w:rFonts w:ascii="Times New Roman" w:hAnsi="Times New Roman" w:cs="Times New Roman"/>
          <w:b/>
          <w:color w:val="9467BD"/>
        </w:rPr>
        <w:t xml:space="preserve">--- </w:t>
      </w:r>
      <w:r w:rsidRPr="00463729">
        <w:rPr>
          <w:rFonts w:ascii="Times New Roman" w:hAnsi="Times New Roman" w:cs="Times New Roman"/>
          <w:sz w:val="18"/>
        </w:rPr>
        <w:t>India</w:t>
      </w:r>
      <w:r w:rsidRPr="00463729">
        <w:rPr>
          <w:rFonts w:ascii="Times New Roman" w:hAnsi="Times New Roman" w:cs="Times New Roman"/>
        </w:rPr>
        <w:tab/>
      </w:r>
      <w:r w:rsidRPr="00463729">
        <w:rPr>
          <w:rFonts w:ascii="Times New Roman" w:hAnsi="Times New Roman" w:cs="Times New Roman"/>
          <w:b/>
          <w:color w:val="8C564B"/>
        </w:rPr>
        <w:t xml:space="preserve">--- </w:t>
      </w:r>
      <w:r w:rsidRPr="00463729">
        <w:rPr>
          <w:rFonts w:ascii="Times New Roman" w:hAnsi="Times New Roman" w:cs="Times New Roman"/>
          <w:sz w:val="18"/>
        </w:rPr>
        <w:t>Indonesia</w:t>
      </w:r>
    </w:p>
    <w:p w14:paraId="63A7E045" w14:textId="77777777" w:rsidR="0079493F" w:rsidRPr="00463729" w:rsidRDefault="00000000">
      <w:pPr>
        <w:keepNext/>
        <w:tabs>
          <w:tab w:val="left" w:pos="3384"/>
          <w:tab w:val="left" w:pos="6768"/>
        </w:tabs>
        <w:spacing w:after="0" w:line="240" w:lineRule="auto"/>
        <w:rPr>
          <w:rFonts w:ascii="Times New Roman" w:hAnsi="Times New Roman" w:cs="Times New Roman"/>
        </w:rPr>
      </w:pPr>
      <w:r w:rsidRPr="00463729">
        <w:rPr>
          <w:rFonts w:ascii="Times New Roman" w:hAnsi="Times New Roman" w:cs="Times New Roman"/>
          <w:b/>
          <w:color w:val="E377C2"/>
        </w:rPr>
        <w:t xml:space="preserve">--- </w:t>
      </w:r>
      <w:r w:rsidRPr="00463729">
        <w:rPr>
          <w:rFonts w:ascii="Times New Roman" w:hAnsi="Times New Roman" w:cs="Times New Roman"/>
          <w:sz w:val="18"/>
        </w:rPr>
        <w:t>Iran</w:t>
      </w:r>
      <w:r w:rsidRPr="00463729">
        <w:rPr>
          <w:rFonts w:ascii="Times New Roman" w:hAnsi="Times New Roman" w:cs="Times New Roman"/>
        </w:rPr>
        <w:tab/>
      </w:r>
      <w:r w:rsidRPr="00463729">
        <w:rPr>
          <w:rFonts w:ascii="Times New Roman" w:hAnsi="Times New Roman" w:cs="Times New Roman"/>
          <w:b/>
          <w:color w:val="7F7F7F"/>
        </w:rPr>
        <w:t xml:space="preserve">--- </w:t>
      </w:r>
      <w:r w:rsidRPr="00463729">
        <w:rPr>
          <w:rFonts w:ascii="Times New Roman" w:hAnsi="Times New Roman" w:cs="Times New Roman"/>
          <w:sz w:val="18"/>
        </w:rPr>
        <w:t>Iraq</w:t>
      </w:r>
      <w:r w:rsidRPr="00463729">
        <w:rPr>
          <w:rFonts w:ascii="Times New Roman" w:hAnsi="Times New Roman" w:cs="Times New Roman"/>
        </w:rPr>
        <w:tab/>
      </w:r>
      <w:r w:rsidRPr="00463729">
        <w:rPr>
          <w:rFonts w:ascii="Times New Roman" w:hAnsi="Times New Roman" w:cs="Times New Roman"/>
          <w:b/>
          <w:color w:val="BCBD22"/>
        </w:rPr>
        <w:t xml:space="preserve">--- </w:t>
      </w:r>
      <w:r w:rsidRPr="00463729">
        <w:rPr>
          <w:rFonts w:ascii="Times New Roman" w:hAnsi="Times New Roman" w:cs="Times New Roman"/>
          <w:sz w:val="18"/>
        </w:rPr>
        <w:t>Jamaica</w:t>
      </w:r>
    </w:p>
    <w:p w14:paraId="3A539028" w14:textId="77777777" w:rsidR="0079493F" w:rsidRPr="00463729" w:rsidRDefault="00000000">
      <w:pPr>
        <w:tabs>
          <w:tab w:val="left" w:pos="3384"/>
          <w:tab w:val="left" w:pos="6768"/>
        </w:tabs>
        <w:spacing w:after="0" w:line="240" w:lineRule="auto"/>
        <w:rPr>
          <w:rFonts w:ascii="Times New Roman" w:hAnsi="Times New Roman" w:cs="Times New Roman"/>
        </w:rPr>
      </w:pPr>
      <w:r w:rsidRPr="00463729">
        <w:rPr>
          <w:rFonts w:ascii="Times New Roman" w:hAnsi="Times New Roman" w:cs="Times New Roman"/>
          <w:b/>
          <w:color w:val="17BECF"/>
        </w:rPr>
        <w:t xml:space="preserve">--- </w:t>
      </w:r>
      <w:r w:rsidRPr="00463729">
        <w:rPr>
          <w:rFonts w:ascii="Times New Roman" w:hAnsi="Times New Roman" w:cs="Times New Roman"/>
          <w:sz w:val="18"/>
        </w:rPr>
        <w:t>Jordan</w:t>
      </w:r>
      <w:r w:rsidRPr="00463729">
        <w:rPr>
          <w:rFonts w:ascii="Times New Roman" w:hAnsi="Times New Roman" w:cs="Times New Roman"/>
        </w:rPr>
        <w:tab/>
      </w:r>
      <w:r w:rsidRPr="00463729">
        <w:rPr>
          <w:rFonts w:ascii="Times New Roman" w:hAnsi="Times New Roman" w:cs="Times New Roman"/>
          <w:b/>
          <w:color w:val="AEC7E8"/>
        </w:rPr>
        <w:t xml:space="preserve">--- </w:t>
      </w:r>
      <w:r w:rsidRPr="00463729">
        <w:rPr>
          <w:rFonts w:ascii="Times New Roman" w:hAnsi="Times New Roman" w:cs="Times New Roman"/>
          <w:sz w:val="18"/>
        </w:rPr>
        <w:t>Kazakhstan</w:t>
      </w:r>
      <w:r w:rsidRPr="00463729">
        <w:rPr>
          <w:rFonts w:ascii="Times New Roman" w:hAnsi="Times New Roman" w:cs="Times New Roman"/>
        </w:rPr>
        <w:tab/>
      </w:r>
      <w:r w:rsidRPr="00463729">
        <w:rPr>
          <w:rFonts w:ascii="Times New Roman" w:hAnsi="Times New Roman" w:cs="Times New Roman"/>
          <w:b/>
          <w:color w:val="FFBB78"/>
        </w:rPr>
        <w:t xml:space="preserve">--- </w:t>
      </w:r>
      <w:r w:rsidRPr="00463729">
        <w:rPr>
          <w:rFonts w:ascii="Times New Roman" w:hAnsi="Times New Roman" w:cs="Times New Roman"/>
          <w:sz w:val="18"/>
        </w:rPr>
        <w:t>Kenya</w:t>
      </w:r>
    </w:p>
    <w:p w14:paraId="32CE273F" w14:textId="77777777" w:rsidR="0079493F" w:rsidRPr="00463729" w:rsidRDefault="0079493F">
      <w:pPr>
        <w:spacing w:after="20"/>
        <w:rPr>
          <w:rFonts w:ascii="Times New Roman" w:hAnsi="Times New Roman" w:cs="Times New Roman"/>
        </w:rPr>
      </w:pPr>
    </w:p>
    <w:p w14:paraId="1D740D4E" w14:textId="77777777" w:rsidR="0079493F" w:rsidRPr="00463729" w:rsidRDefault="00000000">
      <w:pPr>
        <w:keepNext/>
        <w:spacing w:after="60"/>
        <w:jc w:val="center"/>
        <w:rPr>
          <w:rFonts w:ascii="Times New Roman" w:hAnsi="Times New Roman" w:cs="Times New Roman"/>
        </w:rPr>
      </w:pPr>
      <w:r w:rsidRPr="0046372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01C4552" wp14:editId="279C1336">
            <wp:extent cx="5266690" cy="2971800"/>
            <wp:effectExtent l="0" t="0" r="0" b="0"/>
            <wp:docPr id="15" name="Picture 15" descr="Middle income environmental patent share series for country panel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iddle_line_panel_5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F30F9" w14:textId="77777777" w:rsidR="0079493F" w:rsidRPr="00463729" w:rsidRDefault="00000000">
      <w:pPr>
        <w:keepNext/>
        <w:tabs>
          <w:tab w:val="left" w:pos="3384"/>
          <w:tab w:val="left" w:pos="6768"/>
        </w:tabs>
        <w:spacing w:after="0" w:line="240" w:lineRule="auto"/>
        <w:rPr>
          <w:rFonts w:ascii="Times New Roman" w:hAnsi="Times New Roman" w:cs="Times New Roman"/>
        </w:rPr>
      </w:pPr>
      <w:r w:rsidRPr="00463729">
        <w:rPr>
          <w:rFonts w:ascii="Times New Roman" w:hAnsi="Times New Roman" w:cs="Times New Roman"/>
          <w:b/>
          <w:color w:val="1F77B4"/>
        </w:rPr>
        <w:t xml:space="preserve">--- </w:t>
      </w:r>
      <w:r w:rsidRPr="00463729">
        <w:rPr>
          <w:rFonts w:ascii="Times New Roman" w:hAnsi="Times New Roman" w:cs="Times New Roman"/>
          <w:sz w:val="18"/>
        </w:rPr>
        <w:t>Kiribati</w:t>
      </w:r>
      <w:r w:rsidRPr="00463729">
        <w:rPr>
          <w:rFonts w:ascii="Times New Roman" w:hAnsi="Times New Roman" w:cs="Times New Roman"/>
        </w:rPr>
        <w:tab/>
      </w:r>
      <w:r w:rsidRPr="00463729">
        <w:rPr>
          <w:rFonts w:ascii="Times New Roman" w:hAnsi="Times New Roman" w:cs="Times New Roman"/>
          <w:b/>
          <w:color w:val="FF7F0E"/>
        </w:rPr>
        <w:t xml:space="preserve">--- </w:t>
      </w:r>
      <w:r w:rsidRPr="00463729">
        <w:rPr>
          <w:rFonts w:ascii="Times New Roman" w:hAnsi="Times New Roman" w:cs="Times New Roman"/>
          <w:sz w:val="18"/>
        </w:rPr>
        <w:t>Kyrgyz Republic</w:t>
      </w:r>
      <w:r w:rsidRPr="00463729">
        <w:rPr>
          <w:rFonts w:ascii="Times New Roman" w:hAnsi="Times New Roman" w:cs="Times New Roman"/>
        </w:rPr>
        <w:tab/>
      </w:r>
      <w:r w:rsidRPr="00463729">
        <w:rPr>
          <w:rFonts w:ascii="Times New Roman" w:hAnsi="Times New Roman" w:cs="Times New Roman"/>
          <w:b/>
          <w:color w:val="2CA02C"/>
        </w:rPr>
        <w:t xml:space="preserve">--- </w:t>
      </w:r>
      <w:r w:rsidRPr="00463729">
        <w:rPr>
          <w:rFonts w:ascii="Times New Roman" w:hAnsi="Times New Roman" w:cs="Times New Roman"/>
          <w:sz w:val="18"/>
        </w:rPr>
        <w:t>Laos</w:t>
      </w:r>
    </w:p>
    <w:p w14:paraId="15766673" w14:textId="77777777" w:rsidR="0079493F" w:rsidRPr="00463729" w:rsidRDefault="00000000">
      <w:pPr>
        <w:keepNext/>
        <w:tabs>
          <w:tab w:val="left" w:pos="3384"/>
          <w:tab w:val="left" w:pos="6768"/>
        </w:tabs>
        <w:spacing w:after="0" w:line="240" w:lineRule="auto"/>
        <w:rPr>
          <w:rFonts w:ascii="Times New Roman" w:hAnsi="Times New Roman" w:cs="Times New Roman"/>
        </w:rPr>
      </w:pPr>
      <w:r w:rsidRPr="00463729">
        <w:rPr>
          <w:rFonts w:ascii="Times New Roman" w:hAnsi="Times New Roman" w:cs="Times New Roman"/>
          <w:b/>
          <w:color w:val="D62728"/>
        </w:rPr>
        <w:t xml:space="preserve">--- </w:t>
      </w:r>
      <w:r w:rsidRPr="00463729">
        <w:rPr>
          <w:rFonts w:ascii="Times New Roman" w:hAnsi="Times New Roman" w:cs="Times New Roman"/>
          <w:sz w:val="18"/>
        </w:rPr>
        <w:t>Lebanon</w:t>
      </w:r>
      <w:r w:rsidRPr="00463729">
        <w:rPr>
          <w:rFonts w:ascii="Times New Roman" w:hAnsi="Times New Roman" w:cs="Times New Roman"/>
        </w:rPr>
        <w:tab/>
      </w:r>
      <w:r w:rsidRPr="00463729">
        <w:rPr>
          <w:rFonts w:ascii="Times New Roman" w:hAnsi="Times New Roman" w:cs="Times New Roman"/>
          <w:b/>
          <w:color w:val="9467BD"/>
        </w:rPr>
        <w:t xml:space="preserve">--- </w:t>
      </w:r>
      <w:r w:rsidRPr="00463729">
        <w:rPr>
          <w:rFonts w:ascii="Times New Roman" w:hAnsi="Times New Roman" w:cs="Times New Roman"/>
          <w:sz w:val="18"/>
        </w:rPr>
        <w:t>Lesotho</w:t>
      </w:r>
      <w:r w:rsidRPr="00463729">
        <w:rPr>
          <w:rFonts w:ascii="Times New Roman" w:hAnsi="Times New Roman" w:cs="Times New Roman"/>
        </w:rPr>
        <w:tab/>
      </w:r>
      <w:r w:rsidRPr="00463729">
        <w:rPr>
          <w:rFonts w:ascii="Times New Roman" w:hAnsi="Times New Roman" w:cs="Times New Roman"/>
          <w:b/>
          <w:color w:val="8C564B"/>
        </w:rPr>
        <w:t xml:space="preserve">--- </w:t>
      </w:r>
      <w:r w:rsidRPr="00463729">
        <w:rPr>
          <w:rFonts w:ascii="Times New Roman" w:hAnsi="Times New Roman" w:cs="Times New Roman"/>
          <w:sz w:val="18"/>
        </w:rPr>
        <w:t>Libya</w:t>
      </w:r>
    </w:p>
    <w:p w14:paraId="7A4500C5" w14:textId="77777777" w:rsidR="0079493F" w:rsidRPr="00463729" w:rsidRDefault="00000000">
      <w:pPr>
        <w:keepNext/>
        <w:tabs>
          <w:tab w:val="left" w:pos="3384"/>
          <w:tab w:val="left" w:pos="6768"/>
        </w:tabs>
        <w:spacing w:after="0" w:line="240" w:lineRule="auto"/>
        <w:rPr>
          <w:rFonts w:ascii="Times New Roman" w:hAnsi="Times New Roman" w:cs="Times New Roman"/>
        </w:rPr>
      </w:pPr>
      <w:r w:rsidRPr="00463729">
        <w:rPr>
          <w:rFonts w:ascii="Times New Roman" w:hAnsi="Times New Roman" w:cs="Times New Roman"/>
          <w:b/>
          <w:color w:val="E377C2"/>
        </w:rPr>
        <w:t xml:space="preserve">--- </w:t>
      </w:r>
      <w:r w:rsidRPr="00463729">
        <w:rPr>
          <w:rFonts w:ascii="Times New Roman" w:hAnsi="Times New Roman" w:cs="Times New Roman"/>
          <w:sz w:val="18"/>
        </w:rPr>
        <w:t>Malaysia</w:t>
      </w:r>
      <w:r w:rsidRPr="00463729">
        <w:rPr>
          <w:rFonts w:ascii="Times New Roman" w:hAnsi="Times New Roman" w:cs="Times New Roman"/>
        </w:rPr>
        <w:tab/>
      </w:r>
      <w:r w:rsidRPr="00463729">
        <w:rPr>
          <w:rFonts w:ascii="Times New Roman" w:hAnsi="Times New Roman" w:cs="Times New Roman"/>
          <w:b/>
          <w:color w:val="7F7F7F"/>
        </w:rPr>
        <w:t xml:space="preserve">--- </w:t>
      </w:r>
      <w:r w:rsidRPr="00463729">
        <w:rPr>
          <w:rFonts w:ascii="Times New Roman" w:hAnsi="Times New Roman" w:cs="Times New Roman"/>
          <w:sz w:val="18"/>
        </w:rPr>
        <w:t>Maldives</w:t>
      </w:r>
      <w:r w:rsidRPr="00463729">
        <w:rPr>
          <w:rFonts w:ascii="Times New Roman" w:hAnsi="Times New Roman" w:cs="Times New Roman"/>
        </w:rPr>
        <w:tab/>
      </w:r>
      <w:r w:rsidRPr="00463729">
        <w:rPr>
          <w:rFonts w:ascii="Times New Roman" w:hAnsi="Times New Roman" w:cs="Times New Roman"/>
          <w:b/>
          <w:color w:val="BCBD22"/>
        </w:rPr>
        <w:t xml:space="preserve">--- </w:t>
      </w:r>
      <w:r w:rsidRPr="00463729">
        <w:rPr>
          <w:rFonts w:ascii="Times New Roman" w:hAnsi="Times New Roman" w:cs="Times New Roman"/>
          <w:sz w:val="18"/>
        </w:rPr>
        <w:t>Marshall Islands</w:t>
      </w:r>
    </w:p>
    <w:p w14:paraId="443B9235" w14:textId="77777777" w:rsidR="0079493F" w:rsidRPr="00463729" w:rsidRDefault="00000000">
      <w:pPr>
        <w:tabs>
          <w:tab w:val="left" w:pos="3384"/>
          <w:tab w:val="left" w:pos="6768"/>
        </w:tabs>
        <w:spacing w:after="0" w:line="240" w:lineRule="auto"/>
        <w:rPr>
          <w:rFonts w:ascii="Times New Roman" w:hAnsi="Times New Roman" w:cs="Times New Roman"/>
        </w:rPr>
      </w:pPr>
      <w:r w:rsidRPr="00463729">
        <w:rPr>
          <w:rFonts w:ascii="Times New Roman" w:hAnsi="Times New Roman" w:cs="Times New Roman"/>
          <w:b/>
          <w:color w:val="17BECF"/>
        </w:rPr>
        <w:t xml:space="preserve">--- </w:t>
      </w:r>
      <w:r w:rsidRPr="00463729">
        <w:rPr>
          <w:rFonts w:ascii="Times New Roman" w:hAnsi="Times New Roman" w:cs="Times New Roman"/>
          <w:sz w:val="18"/>
        </w:rPr>
        <w:t>Mauritania</w:t>
      </w:r>
      <w:r w:rsidRPr="00463729">
        <w:rPr>
          <w:rFonts w:ascii="Times New Roman" w:hAnsi="Times New Roman" w:cs="Times New Roman"/>
        </w:rPr>
        <w:tab/>
      </w:r>
      <w:r w:rsidRPr="00463729">
        <w:rPr>
          <w:rFonts w:ascii="Times New Roman" w:hAnsi="Times New Roman" w:cs="Times New Roman"/>
          <w:b/>
          <w:color w:val="AEC7E8"/>
        </w:rPr>
        <w:t xml:space="preserve">--- </w:t>
      </w:r>
      <w:r w:rsidRPr="00463729">
        <w:rPr>
          <w:rFonts w:ascii="Times New Roman" w:hAnsi="Times New Roman" w:cs="Times New Roman"/>
          <w:sz w:val="18"/>
        </w:rPr>
        <w:t>Mauritius</w:t>
      </w:r>
      <w:r w:rsidRPr="00463729">
        <w:rPr>
          <w:rFonts w:ascii="Times New Roman" w:hAnsi="Times New Roman" w:cs="Times New Roman"/>
        </w:rPr>
        <w:tab/>
      </w:r>
      <w:r w:rsidRPr="00463729">
        <w:rPr>
          <w:rFonts w:ascii="Times New Roman" w:hAnsi="Times New Roman" w:cs="Times New Roman"/>
          <w:b/>
          <w:color w:val="FFBB78"/>
        </w:rPr>
        <w:t xml:space="preserve">--- </w:t>
      </w:r>
      <w:r w:rsidRPr="00463729">
        <w:rPr>
          <w:rFonts w:ascii="Times New Roman" w:hAnsi="Times New Roman" w:cs="Times New Roman"/>
          <w:sz w:val="18"/>
        </w:rPr>
        <w:t>Mexico</w:t>
      </w:r>
    </w:p>
    <w:p w14:paraId="3C64D2D8" w14:textId="77777777" w:rsidR="0079493F" w:rsidRPr="00463729" w:rsidRDefault="0079493F">
      <w:pPr>
        <w:spacing w:after="20"/>
        <w:rPr>
          <w:rFonts w:ascii="Times New Roman" w:hAnsi="Times New Roman" w:cs="Times New Roman"/>
        </w:rPr>
      </w:pPr>
    </w:p>
    <w:p w14:paraId="02F98F46" w14:textId="77777777" w:rsidR="0079493F" w:rsidRPr="00463729" w:rsidRDefault="00000000">
      <w:pPr>
        <w:keepNext/>
        <w:spacing w:after="60"/>
        <w:jc w:val="center"/>
        <w:rPr>
          <w:rFonts w:ascii="Times New Roman" w:hAnsi="Times New Roman" w:cs="Times New Roman"/>
        </w:rPr>
      </w:pPr>
      <w:r w:rsidRPr="00463729">
        <w:rPr>
          <w:rFonts w:ascii="Times New Roman" w:hAnsi="Times New Roman" w:cs="Times New Roman"/>
          <w:noProof/>
        </w:rPr>
        <w:drawing>
          <wp:inline distT="0" distB="0" distL="0" distR="0" wp14:anchorId="2999CFD7" wp14:editId="0CC7410D">
            <wp:extent cx="5307965" cy="2971800"/>
            <wp:effectExtent l="0" t="0" r="0" b="0"/>
            <wp:docPr id="16" name="Picture 16" descr="Middle income environmental patent share series for country panel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iddle_line_panel_6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796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A2C00" w14:textId="77777777" w:rsidR="0079493F" w:rsidRPr="00463729" w:rsidRDefault="00000000">
      <w:pPr>
        <w:keepNext/>
        <w:tabs>
          <w:tab w:val="left" w:pos="3384"/>
          <w:tab w:val="left" w:pos="6768"/>
        </w:tabs>
        <w:spacing w:after="0" w:line="240" w:lineRule="auto"/>
        <w:rPr>
          <w:rFonts w:ascii="Times New Roman" w:hAnsi="Times New Roman" w:cs="Times New Roman"/>
        </w:rPr>
      </w:pPr>
      <w:r w:rsidRPr="00463729">
        <w:rPr>
          <w:rFonts w:ascii="Times New Roman" w:hAnsi="Times New Roman" w:cs="Times New Roman"/>
          <w:b/>
          <w:color w:val="1F77B4"/>
        </w:rPr>
        <w:t xml:space="preserve">--- </w:t>
      </w:r>
      <w:r w:rsidRPr="00463729">
        <w:rPr>
          <w:rFonts w:ascii="Times New Roman" w:hAnsi="Times New Roman" w:cs="Times New Roman"/>
          <w:sz w:val="18"/>
        </w:rPr>
        <w:t>Moldova</w:t>
      </w:r>
      <w:r w:rsidRPr="00463729">
        <w:rPr>
          <w:rFonts w:ascii="Times New Roman" w:hAnsi="Times New Roman" w:cs="Times New Roman"/>
        </w:rPr>
        <w:tab/>
      </w:r>
      <w:r w:rsidRPr="00463729">
        <w:rPr>
          <w:rFonts w:ascii="Times New Roman" w:hAnsi="Times New Roman" w:cs="Times New Roman"/>
          <w:b/>
          <w:color w:val="FF7F0E"/>
        </w:rPr>
        <w:t xml:space="preserve">--- </w:t>
      </w:r>
      <w:r w:rsidRPr="00463729">
        <w:rPr>
          <w:rFonts w:ascii="Times New Roman" w:hAnsi="Times New Roman" w:cs="Times New Roman"/>
          <w:sz w:val="18"/>
        </w:rPr>
        <w:t>Mongolia</w:t>
      </w:r>
      <w:r w:rsidRPr="00463729">
        <w:rPr>
          <w:rFonts w:ascii="Times New Roman" w:hAnsi="Times New Roman" w:cs="Times New Roman"/>
        </w:rPr>
        <w:tab/>
      </w:r>
      <w:r w:rsidRPr="00463729">
        <w:rPr>
          <w:rFonts w:ascii="Times New Roman" w:hAnsi="Times New Roman" w:cs="Times New Roman"/>
          <w:b/>
          <w:color w:val="2CA02C"/>
        </w:rPr>
        <w:t xml:space="preserve">--- </w:t>
      </w:r>
      <w:r w:rsidRPr="00463729">
        <w:rPr>
          <w:rFonts w:ascii="Times New Roman" w:hAnsi="Times New Roman" w:cs="Times New Roman"/>
          <w:sz w:val="18"/>
        </w:rPr>
        <w:t>Montenegro</w:t>
      </w:r>
    </w:p>
    <w:p w14:paraId="2A76BEFD" w14:textId="77777777" w:rsidR="0079493F" w:rsidRPr="00463729" w:rsidRDefault="00000000">
      <w:pPr>
        <w:keepNext/>
        <w:tabs>
          <w:tab w:val="left" w:pos="3384"/>
          <w:tab w:val="left" w:pos="6768"/>
        </w:tabs>
        <w:spacing w:after="0" w:line="240" w:lineRule="auto"/>
        <w:rPr>
          <w:rFonts w:ascii="Times New Roman" w:hAnsi="Times New Roman" w:cs="Times New Roman"/>
        </w:rPr>
      </w:pPr>
      <w:r w:rsidRPr="00463729">
        <w:rPr>
          <w:rFonts w:ascii="Times New Roman" w:hAnsi="Times New Roman" w:cs="Times New Roman"/>
          <w:b/>
          <w:color w:val="D62728"/>
        </w:rPr>
        <w:t xml:space="preserve">--- </w:t>
      </w:r>
      <w:r w:rsidRPr="00463729">
        <w:rPr>
          <w:rFonts w:ascii="Times New Roman" w:hAnsi="Times New Roman" w:cs="Times New Roman"/>
          <w:sz w:val="18"/>
        </w:rPr>
        <w:t>Morocco</w:t>
      </w:r>
      <w:r w:rsidRPr="00463729">
        <w:rPr>
          <w:rFonts w:ascii="Times New Roman" w:hAnsi="Times New Roman" w:cs="Times New Roman"/>
        </w:rPr>
        <w:tab/>
      </w:r>
      <w:r w:rsidRPr="00463729">
        <w:rPr>
          <w:rFonts w:ascii="Times New Roman" w:hAnsi="Times New Roman" w:cs="Times New Roman"/>
          <w:b/>
          <w:color w:val="9467BD"/>
        </w:rPr>
        <w:t xml:space="preserve">--- </w:t>
      </w:r>
      <w:r w:rsidRPr="00463729">
        <w:rPr>
          <w:rFonts w:ascii="Times New Roman" w:hAnsi="Times New Roman" w:cs="Times New Roman"/>
          <w:sz w:val="18"/>
        </w:rPr>
        <w:t>Myanmar</w:t>
      </w:r>
      <w:r w:rsidRPr="00463729">
        <w:rPr>
          <w:rFonts w:ascii="Times New Roman" w:hAnsi="Times New Roman" w:cs="Times New Roman"/>
        </w:rPr>
        <w:tab/>
      </w:r>
      <w:r w:rsidRPr="00463729">
        <w:rPr>
          <w:rFonts w:ascii="Times New Roman" w:hAnsi="Times New Roman" w:cs="Times New Roman"/>
          <w:b/>
          <w:color w:val="8C564B"/>
        </w:rPr>
        <w:t xml:space="preserve">--- </w:t>
      </w:r>
      <w:r w:rsidRPr="00463729">
        <w:rPr>
          <w:rFonts w:ascii="Times New Roman" w:hAnsi="Times New Roman" w:cs="Times New Roman"/>
          <w:sz w:val="18"/>
        </w:rPr>
        <w:t>Namibia</w:t>
      </w:r>
    </w:p>
    <w:p w14:paraId="2889C93A" w14:textId="77777777" w:rsidR="0079493F" w:rsidRPr="00463729" w:rsidRDefault="00000000">
      <w:pPr>
        <w:keepNext/>
        <w:tabs>
          <w:tab w:val="left" w:pos="3384"/>
          <w:tab w:val="left" w:pos="6768"/>
        </w:tabs>
        <w:spacing w:after="0" w:line="240" w:lineRule="auto"/>
        <w:rPr>
          <w:rFonts w:ascii="Times New Roman" w:hAnsi="Times New Roman" w:cs="Times New Roman"/>
        </w:rPr>
      </w:pPr>
      <w:r w:rsidRPr="00463729">
        <w:rPr>
          <w:rFonts w:ascii="Times New Roman" w:hAnsi="Times New Roman" w:cs="Times New Roman"/>
          <w:b/>
          <w:color w:val="E377C2"/>
        </w:rPr>
        <w:t xml:space="preserve">--- </w:t>
      </w:r>
      <w:r w:rsidRPr="00463729">
        <w:rPr>
          <w:rFonts w:ascii="Times New Roman" w:hAnsi="Times New Roman" w:cs="Times New Roman"/>
          <w:sz w:val="18"/>
        </w:rPr>
        <w:t>Nepal</w:t>
      </w:r>
      <w:r w:rsidRPr="00463729">
        <w:rPr>
          <w:rFonts w:ascii="Times New Roman" w:hAnsi="Times New Roman" w:cs="Times New Roman"/>
        </w:rPr>
        <w:tab/>
      </w:r>
      <w:r w:rsidRPr="00463729">
        <w:rPr>
          <w:rFonts w:ascii="Times New Roman" w:hAnsi="Times New Roman" w:cs="Times New Roman"/>
          <w:b/>
          <w:color w:val="7F7F7F"/>
        </w:rPr>
        <w:t xml:space="preserve">--- </w:t>
      </w:r>
      <w:r w:rsidRPr="00463729">
        <w:rPr>
          <w:rFonts w:ascii="Times New Roman" w:hAnsi="Times New Roman" w:cs="Times New Roman"/>
          <w:sz w:val="18"/>
        </w:rPr>
        <w:t>Nicaragua</w:t>
      </w:r>
      <w:r w:rsidRPr="00463729">
        <w:rPr>
          <w:rFonts w:ascii="Times New Roman" w:hAnsi="Times New Roman" w:cs="Times New Roman"/>
        </w:rPr>
        <w:tab/>
      </w:r>
      <w:r w:rsidRPr="00463729">
        <w:rPr>
          <w:rFonts w:ascii="Times New Roman" w:hAnsi="Times New Roman" w:cs="Times New Roman"/>
          <w:b/>
          <w:color w:val="BCBD22"/>
        </w:rPr>
        <w:t xml:space="preserve">--- </w:t>
      </w:r>
      <w:r w:rsidRPr="00463729">
        <w:rPr>
          <w:rFonts w:ascii="Times New Roman" w:hAnsi="Times New Roman" w:cs="Times New Roman"/>
          <w:sz w:val="18"/>
        </w:rPr>
        <w:t>Nigeria</w:t>
      </w:r>
    </w:p>
    <w:p w14:paraId="48F97D54" w14:textId="77777777" w:rsidR="0079493F" w:rsidRPr="00463729" w:rsidRDefault="00000000">
      <w:pPr>
        <w:tabs>
          <w:tab w:val="left" w:pos="3384"/>
          <w:tab w:val="left" w:pos="6768"/>
        </w:tabs>
        <w:spacing w:after="0" w:line="240" w:lineRule="auto"/>
        <w:rPr>
          <w:rFonts w:ascii="Times New Roman" w:hAnsi="Times New Roman" w:cs="Times New Roman"/>
        </w:rPr>
      </w:pPr>
      <w:r w:rsidRPr="00463729">
        <w:rPr>
          <w:rFonts w:ascii="Times New Roman" w:hAnsi="Times New Roman" w:cs="Times New Roman"/>
          <w:b/>
          <w:color w:val="17BECF"/>
        </w:rPr>
        <w:t xml:space="preserve">--- </w:t>
      </w:r>
      <w:r w:rsidRPr="00463729">
        <w:rPr>
          <w:rFonts w:ascii="Times New Roman" w:hAnsi="Times New Roman" w:cs="Times New Roman"/>
          <w:sz w:val="18"/>
        </w:rPr>
        <w:t>North Macedonia</w:t>
      </w:r>
      <w:r w:rsidRPr="00463729">
        <w:rPr>
          <w:rFonts w:ascii="Times New Roman" w:hAnsi="Times New Roman" w:cs="Times New Roman"/>
        </w:rPr>
        <w:tab/>
      </w:r>
      <w:r w:rsidRPr="00463729">
        <w:rPr>
          <w:rFonts w:ascii="Times New Roman" w:hAnsi="Times New Roman" w:cs="Times New Roman"/>
          <w:b/>
          <w:color w:val="AEC7E8"/>
        </w:rPr>
        <w:t xml:space="preserve">--- </w:t>
      </w:r>
      <w:r w:rsidRPr="00463729">
        <w:rPr>
          <w:rFonts w:ascii="Times New Roman" w:hAnsi="Times New Roman" w:cs="Times New Roman"/>
          <w:sz w:val="18"/>
        </w:rPr>
        <w:t>Pakistan</w:t>
      </w:r>
      <w:r w:rsidRPr="00463729">
        <w:rPr>
          <w:rFonts w:ascii="Times New Roman" w:hAnsi="Times New Roman" w:cs="Times New Roman"/>
        </w:rPr>
        <w:tab/>
      </w:r>
      <w:r w:rsidRPr="00463729">
        <w:rPr>
          <w:rFonts w:ascii="Times New Roman" w:hAnsi="Times New Roman" w:cs="Times New Roman"/>
          <w:b/>
          <w:color w:val="FFBB78"/>
        </w:rPr>
        <w:t xml:space="preserve">--- </w:t>
      </w:r>
      <w:r w:rsidRPr="00463729">
        <w:rPr>
          <w:rFonts w:ascii="Times New Roman" w:hAnsi="Times New Roman" w:cs="Times New Roman"/>
          <w:sz w:val="18"/>
        </w:rPr>
        <w:t>Palestine</w:t>
      </w:r>
    </w:p>
    <w:p w14:paraId="2649CF64" w14:textId="77777777" w:rsidR="0079493F" w:rsidRPr="00463729" w:rsidRDefault="0079493F">
      <w:pPr>
        <w:spacing w:after="20"/>
        <w:rPr>
          <w:rFonts w:ascii="Times New Roman" w:hAnsi="Times New Roman" w:cs="Times New Roman"/>
        </w:rPr>
      </w:pPr>
    </w:p>
    <w:p w14:paraId="129860DE" w14:textId="77777777" w:rsidR="0079493F" w:rsidRPr="00463729" w:rsidRDefault="00000000">
      <w:pPr>
        <w:spacing w:after="0"/>
        <w:rPr>
          <w:rFonts w:ascii="Times New Roman" w:hAnsi="Times New Roman" w:cs="Times New Roman"/>
        </w:rPr>
      </w:pPr>
      <w:r w:rsidRPr="00463729">
        <w:rPr>
          <w:rFonts w:ascii="Times New Roman" w:hAnsi="Times New Roman" w:cs="Times New Roman"/>
        </w:rPr>
        <w:br w:type="page"/>
      </w:r>
    </w:p>
    <w:p w14:paraId="45123FD8" w14:textId="77777777" w:rsidR="0079493F" w:rsidRPr="00463729" w:rsidRDefault="00000000">
      <w:pPr>
        <w:keepNext/>
        <w:spacing w:after="60"/>
        <w:jc w:val="center"/>
        <w:rPr>
          <w:rFonts w:ascii="Times New Roman" w:hAnsi="Times New Roman" w:cs="Times New Roman"/>
        </w:rPr>
      </w:pPr>
      <w:r w:rsidRPr="0046372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317504F" wp14:editId="4070D691">
            <wp:extent cx="5252100" cy="2971800"/>
            <wp:effectExtent l="0" t="0" r="0" b="0"/>
            <wp:docPr id="17" name="Picture 17" descr="Middle income environmental patent share series for country panel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iddle_line_panel_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21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81D54" w14:textId="77777777" w:rsidR="0079493F" w:rsidRPr="00463729" w:rsidRDefault="00000000">
      <w:pPr>
        <w:keepNext/>
        <w:tabs>
          <w:tab w:val="left" w:pos="3384"/>
          <w:tab w:val="left" w:pos="6768"/>
        </w:tabs>
        <w:spacing w:after="0" w:line="240" w:lineRule="auto"/>
        <w:rPr>
          <w:rFonts w:ascii="Times New Roman" w:hAnsi="Times New Roman" w:cs="Times New Roman"/>
        </w:rPr>
      </w:pPr>
      <w:r w:rsidRPr="00463729">
        <w:rPr>
          <w:rFonts w:ascii="Times New Roman" w:hAnsi="Times New Roman" w:cs="Times New Roman"/>
          <w:b/>
          <w:color w:val="1F77B4"/>
        </w:rPr>
        <w:t xml:space="preserve">--- </w:t>
      </w:r>
      <w:r w:rsidRPr="00463729">
        <w:rPr>
          <w:rFonts w:ascii="Times New Roman" w:hAnsi="Times New Roman" w:cs="Times New Roman"/>
          <w:sz w:val="18"/>
        </w:rPr>
        <w:t>Papua New Guinea</w:t>
      </w:r>
      <w:r w:rsidRPr="00463729">
        <w:rPr>
          <w:rFonts w:ascii="Times New Roman" w:hAnsi="Times New Roman" w:cs="Times New Roman"/>
        </w:rPr>
        <w:tab/>
      </w:r>
      <w:r w:rsidRPr="00463729">
        <w:rPr>
          <w:rFonts w:ascii="Times New Roman" w:hAnsi="Times New Roman" w:cs="Times New Roman"/>
          <w:b/>
          <w:color w:val="FF7F0E"/>
        </w:rPr>
        <w:t xml:space="preserve">--- </w:t>
      </w:r>
      <w:r w:rsidRPr="00463729">
        <w:rPr>
          <w:rFonts w:ascii="Times New Roman" w:hAnsi="Times New Roman" w:cs="Times New Roman"/>
          <w:sz w:val="18"/>
        </w:rPr>
        <w:t>Paraguay</w:t>
      </w:r>
      <w:r w:rsidRPr="00463729">
        <w:rPr>
          <w:rFonts w:ascii="Times New Roman" w:hAnsi="Times New Roman" w:cs="Times New Roman"/>
        </w:rPr>
        <w:tab/>
      </w:r>
      <w:r w:rsidRPr="00463729">
        <w:rPr>
          <w:rFonts w:ascii="Times New Roman" w:hAnsi="Times New Roman" w:cs="Times New Roman"/>
          <w:b/>
          <w:color w:val="2CA02C"/>
        </w:rPr>
        <w:t xml:space="preserve">--- </w:t>
      </w:r>
      <w:r w:rsidRPr="00463729">
        <w:rPr>
          <w:rFonts w:ascii="Times New Roman" w:hAnsi="Times New Roman" w:cs="Times New Roman"/>
          <w:sz w:val="18"/>
        </w:rPr>
        <w:t>Peru</w:t>
      </w:r>
    </w:p>
    <w:p w14:paraId="65FA13E1" w14:textId="77777777" w:rsidR="0079493F" w:rsidRPr="00463729" w:rsidRDefault="00000000">
      <w:pPr>
        <w:keepNext/>
        <w:tabs>
          <w:tab w:val="left" w:pos="3384"/>
          <w:tab w:val="left" w:pos="6768"/>
        </w:tabs>
        <w:spacing w:after="0" w:line="240" w:lineRule="auto"/>
        <w:rPr>
          <w:rFonts w:ascii="Times New Roman" w:hAnsi="Times New Roman" w:cs="Times New Roman"/>
        </w:rPr>
      </w:pPr>
      <w:r w:rsidRPr="00463729">
        <w:rPr>
          <w:rFonts w:ascii="Times New Roman" w:hAnsi="Times New Roman" w:cs="Times New Roman"/>
          <w:b/>
          <w:color w:val="D62728"/>
        </w:rPr>
        <w:t xml:space="preserve">--- </w:t>
      </w:r>
      <w:r w:rsidRPr="00463729">
        <w:rPr>
          <w:rFonts w:ascii="Times New Roman" w:hAnsi="Times New Roman" w:cs="Times New Roman"/>
          <w:sz w:val="18"/>
        </w:rPr>
        <w:t>Philippines</w:t>
      </w:r>
      <w:r w:rsidRPr="00463729">
        <w:rPr>
          <w:rFonts w:ascii="Times New Roman" w:hAnsi="Times New Roman" w:cs="Times New Roman"/>
        </w:rPr>
        <w:tab/>
      </w:r>
      <w:r w:rsidRPr="00463729">
        <w:rPr>
          <w:rFonts w:ascii="Times New Roman" w:hAnsi="Times New Roman" w:cs="Times New Roman"/>
          <w:b/>
          <w:color w:val="9467BD"/>
        </w:rPr>
        <w:t xml:space="preserve">--- </w:t>
      </w:r>
      <w:r w:rsidRPr="00463729">
        <w:rPr>
          <w:rFonts w:ascii="Times New Roman" w:hAnsi="Times New Roman" w:cs="Times New Roman"/>
          <w:sz w:val="18"/>
        </w:rPr>
        <w:t>Samoa</w:t>
      </w:r>
      <w:r w:rsidRPr="00463729">
        <w:rPr>
          <w:rFonts w:ascii="Times New Roman" w:hAnsi="Times New Roman" w:cs="Times New Roman"/>
        </w:rPr>
        <w:tab/>
      </w:r>
      <w:r w:rsidRPr="00463729">
        <w:rPr>
          <w:rFonts w:ascii="Times New Roman" w:hAnsi="Times New Roman" w:cs="Times New Roman"/>
          <w:b/>
          <w:color w:val="8C564B"/>
        </w:rPr>
        <w:t xml:space="preserve">--- </w:t>
      </w:r>
      <w:r w:rsidRPr="00463729">
        <w:rPr>
          <w:rFonts w:ascii="Times New Roman" w:hAnsi="Times New Roman" w:cs="Times New Roman"/>
          <w:sz w:val="18"/>
        </w:rPr>
        <w:t>Sao Tome and Principe</w:t>
      </w:r>
    </w:p>
    <w:p w14:paraId="45D97BF3" w14:textId="77777777" w:rsidR="0079493F" w:rsidRPr="00463729" w:rsidRDefault="00000000">
      <w:pPr>
        <w:keepNext/>
        <w:tabs>
          <w:tab w:val="left" w:pos="3384"/>
          <w:tab w:val="left" w:pos="6768"/>
        </w:tabs>
        <w:spacing w:after="0" w:line="240" w:lineRule="auto"/>
        <w:rPr>
          <w:rFonts w:ascii="Times New Roman" w:hAnsi="Times New Roman" w:cs="Times New Roman"/>
        </w:rPr>
      </w:pPr>
      <w:r w:rsidRPr="00463729">
        <w:rPr>
          <w:rFonts w:ascii="Times New Roman" w:hAnsi="Times New Roman" w:cs="Times New Roman"/>
          <w:b/>
          <w:color w:val="E377C2"/>
        </w:rPr>
        <w:t xml:space="preserve">--- </w:t>
      </w:r>
      <w:r w:rsidRPr="00463729">
        <w:rPr>
          <w:rFonts w:ascii="Times New Roman" w:hAnsi="Times New Roman" w:cs="Times New Roman"/>
          <w:sz w:val="18"/>
        </w:rPr>
        <w:t>Senegal</w:t>
      </w:r>
      <w:r w:rsidRPr="00463729">
        <w:rPr>
          <w:rFonts w:ascii="Times New Roman" w:hAnsi="Times New Roman" w:cs="Times New Roman"/>
        </w:rPr>
        <w:tab/>
      </w:r>
      <w:r w:rsidRPr="00463729">
        <w:rPr>
          <w:rFonts w:ascii="Times New Roman" w:hAnsi="Times New Roman" w:cs="Times New Roman"/>
          <w:b/>
          <w:color w:val="7F7F7F"/>
        </w:rPr>
        <w:t xml:space="preserve">--- </w:t>
      </w:r>
      <w:r w:rsidRPr="00463729">
        <w:rPr>
          <w:rFonts w:ascii="Times New Roman" w:hAnsi="Times New Roman" w:cs="Times New Roman"/>
          <w:sz w:val="18"/>
        </w:rPr>
        <w:t>Serbia</w:t>
      </w:r>
      <w:r w:rsidRPr="00463729">
        <w:rPr>
          <w:rFonts w:ascii="Times New Roman" w:hAnsi="Times New Roman" w:cs="Times New Roman"/>
        </w:rPr>
        <w:tab/>
      </w:r>
      <w:r w:rsidRPr="00463729">
        <w:rPr>
          <w:rFonts w:ascii="Times New Roman" w:hAnsi="Times New Roman" w:cs="Times New Roman"/>
          <w:b/>
          <w:color w:val="BCBD22"/>
        </w:rPr>
        <w:t xml:space="preserve">--- </w:t>
      </w:r>
      <w:r w:rsidRPr="00463729">
        <w:rPr>
          <w:rFonts w:ascii="Times New Roman" w:hAnsi="Times New Roman" w:cs="Times New Roman"/>
          <w:sz w:val="18"/>
        </w:rPr>
        <w:t>Solomon Islands</w:t>
      </w:r>
    </w:p>
    <w:p w14:paraId="4374F19E" w14:textId="77777777" w:rsidR="0079493F" w:rsidRPr="00463729" w:rsidRDefault="00000000">
      <w:pPr>
        <w:tabs>
          <w:tab w:val="left" w:pos="3384"/>
          <w:tab w:val="left" w:pos="6768"/>
        </w:tabs>
        <w:spacing w:after="0" w:line="240" w:lineRule="auto"/>
        <w:rPr>
          <w:rFonts w:ascii="Times New Roman" w:hAnsi="Times New Roman" w:cs="Times New Roman"/>
        </w:rPr>
      </w:pPr>
      <w:r w:rsidRPr="00463729">
        <w:rPr>
          <w:rFonts w:ascii="Times New Roman" w:hAnsi="Times New Roman" w:cs="Times New Roman"/>
          <w:b/>
          <w:color w:val="17BECF"/>
        </w:rPr>
        <w:t xml:space="preserve">--- </w:t>
      </w:r>
      <w:r w:rsidRPr="00463729">
        <w:rPr>
          <w:rFonts w:ascii="Times New Roman" w:hAnsi="Times New Roman" w:cs="Times New Roman"/>
          <w:sz w:val="18"/>
        </w:rPr>
        <w:t>South Africa</w:t>
      </w:r>
      <w:r w:rsidRPr="00463729">
        <w:rPr>
          <w:rFonts w:ascii="Times New Roman" w:hAnsi="Times New Roman" w:cs="Times New Roman"/>
        </w:rPr>
        <w:tab/>
      </w:r>
      <w:r w:rsidRPr="00463729">
        <w:rPr>
          <w:rFonts w:ascii="Times New Roman" w:hAnsi="Times New Roman" w:cs="Times New Roman"/>
          <w:b/>
          <w:color w:val="AEC7E8"/>
        </w:rPr>
        <w:t xml:space="preserve">--- </w:t>
      </w:r>
      <w:r w:rsidRPr="00463729">
        <w:rPr>
          <w:rFonts w:ascii="Times New Roman" w:hAnsi="Times New Roman" w:cs="Times New Roman"/>
          <w:sz w:val="18"/>
        </w:rPr>
        <w:t>Sri Lanka</w:t>
      </w:r>
      <w:r w:rsidRPr="00463729">
        <w:rPr>
          <w:rFonts w:ascii="Times New Roman" w:hAnsi="Times New Roman" w:cs="Times New Roman"/>
        </w:rPr>
        <w:tab/>
      </w:r>
      <w:r w:rsidRPr="00463729">
        <w:rPr>
          <w:rFonts w:ascii="Times New Roman" w:hAnsi="Times New Roman" w:cs="Times New Roman"/>
          <w:b/>
          <w:color w:val="FFBB78"/>
        </w:rPr>
        <w:t xml:space="preserve">--- </w:t>
      </w:r>
      <w:r w:rsidRPr="00463729">
        <w:rPr>
          <w:rFonts w:ascii="Times New Roman" w:hAnsi="Times New Roman" w:cs="Times New Roman"/>
          <w:sz w:val="18"/>
        </w:rPr>
        <w:t>St. Lucia</w:t>
      </w:r>
    </w:p>
    <w:p w14:paraId="78661A27" w14:textId="77777777" w:rsidR="0079493F" w:rsidRPr="00463729" w:rsidRDefault="0079493F">
      <w:pPr>
        <w:spacing w:after="20"/>
        <w:rPr>
          <w:rFonts w:ascii="Times New Roman" w:hAnsi="Times New Roman" w:cs="Times New Roman"/>
        </w:rPr>
      </w:pPr>
    </w:p>
    <w:p w14:paraId="00064F9F" w14:textId="77777777" w:rsidR="0079493F" w:rsidRPr="00463729" w:rsidRDefault="00000000">
      <w:pPr>
        <w:keepNext/>
        <w:spacing w:after="60"/>
        <w:jc w:val="center"/>
        <w:rPr>
          <w:rFonts w:ascii="Times New Roman" w:hAnsi="Times New Roman" w:cs="Times New Roman"/>
        </w:rPr>
      </w:pPr>
      <w:r w:rsidRPr="00463729">
        <w:rPr>
          <w:rFonts w:ascii="Times New Roman" w:hAnsi="Times New Roman" w:cs="Times New Roman"/>
          <w:noProof/>
        </w:rPr>
        <w:drawing>
          <wp:inline distT="0" distB="0" distL="0" distR="0" wp14:anchorId="43E459C8" wp14:editId="2A553715">
            <wp:extent cx="5293261" cy="2971800"/>
            <wp:effectExtent l="0" t="0" r="0" b="0"/>
            <wp:docPr id="18" name="Picture 18" descr="Middle income environmental patent share series for country panel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iddle_line_panel_8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93261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92736" w14:textId="77777777" w:rsidR="0079493F" w:rsidRPr="00463729" w:rsidRDefault="00000000">
      <w:pPr>
        <w:keepNext/>
        <w:tabs>
          <w:tab w:val="left" w:pos="3384"/>
          <w:tab w:val="left" w:pos="6768"/>
        </w:tabs>
        <w:spacing w:after="0" w:line="240" w:lineRule="auto"/>
        <w:rPr>
          <w:rFonts w:ascii="Times New Roman" w:hAnsi="Times New Roman" w:cs="Times New Roman"/>
        </w:rPr>
      </w:pPr>
      <w:r w:rsidRPr="00463729">
        <w:rPr>
          <w:rFonts w:ascii="Times New Roman" w:hAnsi="Times New Roman" w:cs="Times New Roman"/>
          <w:b/>
          <w:color w:val="1F77B4"/>
        </w:rPr>
        <w:t xml:space="preserve">--- </w:t>
      </w:r>
      <w:r w:rsidRPr="00463729">
        <w:rPr>
          <w:rFonts w:ascii="Times New Roman" w:hAnsi="Times New Roman" w:cs="Times New Roman"/>
          <w:sz w:val="18"/>
        </w:rPr>
        <w:t>St. Vincent and the Grenadines</w:t>
      </w:r>
      <w:r w:rsidRPr="00463729">
        <w:rPr>
          <w:rFonts w:ascii="Times New Roman" w:hAnsi="Times New Roman" w:cs="Times New Roman"/>
        </w:rPr>
        <w:tab/>
      </w:r>
      <w:r w:rsidRPr="00463729">
        <w:rPr>
          <w:rFonts w:ascii="Times New Roman" w:hAnsi="Times New Roman" w:cs="Times New Roman"/>
          <w:b/>
          <w:color w:val="FF7F0E"/>
        </w:rPr>
        <w:t xml:space="preserve">--- </w:t>
      </w:r>
      <w:r w:rsidRPr="00463729">
        <w:rPr>
          <w:rFonts w:ascii="Times New Roman" w:hAnsi="Times New Roman" w:cs="Times New Roman"/>
          <w:sz w:val="18"/>
        </w:rPr>
        <w:t>Suriname</w:t>
      </w:r>
      <w:r w:rsidRPr="00463729">
        <w:rPr>
          <w:rFonts w:ascii="Times New Roman" w:hAnsi="Times New Roman" w:cs="Times New Roman"/>
        </w:rPr>
        <w:tab/>
      </w:r>
      <w:r w:rsidRPr="00463729">
        <w:rPr>
          <w:rFonts w:ascii="Times New Roman" w:hAnsi="Times New Roman" w:cs="Times New Roman"/>
          <w:b/>
          <w:color w:val="2CA02C"/>
        </w:rPr>
        <w:t xml:space="preserve">--- </w:t>
      </w:r>
      <w:r w:rsidRPr="00463729">
        <w:rPr>
          <w:rFonts w:ascii="Times New Roman" w:hAnsi="Times New Roman" w:cs="Times New Roman"/>
          <w:sz w:val="18"/>
        </w:rPr>
        <w:t>Tajikistan</w:t>
      </w:r>
    </w:p>
    <w:p w14:paraId="7ED1E8AE" w14:textId="77777777" w:rsidR="0079493F" w:rsidRPr="00463729" w:rsidRDefault="00000000">
      <w:pPr>
        <w:keepNext/>
        <w:tabs>
          <w:tab w:val="left" w:pos="3384"/>
          <w:tab w:val="left" w:pos="6768"/>
        </w:tabs>
        <w:spacing w:after="0" w:line="240" w:lineRule="auto"/>
        <w:rPr>
          <w:rFonts w:ascii="Times New Roman" w:hAnsi="Times New Roman" w:cs="Times New Roman"/>
        </w:rPr>
      </w:pPr>
      <w:r w:rsidRPr="00463729">
        <w:rPr>
          <w:rFonts w:ascii="Times New Roman" w:hAnsi="Times New Roman" w:cs="Times New Roman"/>
          <w:b/>
          <w:color w:val="D62728"/>
        </w:rPr>
        <w:t xml:space="preserve">--- </w:t>
      </w:r>
      <w:r w:rsidRPr="00463729">
        <w:rPr>
          <w:rFonts w:ascii="Times New Roman" w:hAnsi="Times New Roman" w:cs="Times New Roman"/>
          <w:sz w:val="18"/>
        </w:rPr>
        <w:t>Tanzania</w:t>
      </w:r>
      <w:r w:rsidRPr="00463729">
        <w:rPr>
          <w:rFonts w:ascii="Times New Roman" w:hAnsi="Times New Roman" w:cs="Times New Roman"/>
        </w:rPr>
        <w:tab/>
      </w:r>
      <w:r w:rsidRPr="00463729">
        <w:rPr>
          <w:rFonts w:ascii="Times New Roman" w:hAnsi="Times New Roman" w:cs="Times New Roman"/>
          <w:b/>
          <w:color w:val="9467BD"/>
        </w:rPr>
        <w:t xml:space="preserve">--- </w:t>
      </w:r>
      <w:r w:rsidRPr="00463729">
        <w:rPr>
          <w:rFonts w:ascii="Times New Roman" w:hAnsi="Times New Roman" w:cs="Times New Roman"/>
          <w:sz w:val="18"/>
        </w:rPr>
        <w:t>Thailand</w:t>
      </w:r>
      <w:r w:rsidRPr="00463729">
        <w:rPr>
          <w:rFonts w:ascii="Times New Roman" w:hAnsi="Times New Roman" w:cs="Times New Roman"/>
        </w:rPr>
        <w:tab/>
      </w:r>
      <w:r w:rsidRPr="00463729">
        <w:rPr>
          <w:rFonts w:ascii="Times New Roman" w:hAnsi="Times New Roman" w:cs="Times New Roman"/>
          <w:b/>
          <w:color w:val="8C564B"/>
        </w:rPr>
        <w:t xml:space="preserve">--- </w:t>
      </w:r>
      <w:r w:rsidRPr="00463729">
        <w:rPr>
          <w:rFonts w:ascii="Times New Roman" w:hAnsi="Times New Roman" w:cs="Times New Roman"/>
          <w:sz w:val="18"/>
        </w:rPr>
        <w:t>Togo</w:t>
      </w:r>
    </w:p>
    <w:p w14:paraId="55D84D32" w14:textId="77777777" w:rsidR="0079493F" w:rsidRPr="00463729" w:rsidRDefault="00000000">
      <w:pPr>
        <w:keepNext/>
        <w:tabs>
          <w:tab w:val="left" w:pos="3384"/>
          <w:tab w:val="left" w:pos="6768"/>
        </w:tabs>
        <w:spacing w:after="0" w:line="240" w:lineRule="auto"/>
        <w:rPr>
          <w:rFonts w:ascii="Times New Roman" w:hAnsi="Times New Roman" w:cs="Times New Roman"/>
        </w:rPr>
      </w:pPr>
      <w:r w:rsidRPr="00463729">
        <w:rPr>
          <w:rFonts w:ascii="Times New Roman" w:hAnsi="Times New Roman" w:cs="Times New Roman"/>
          <w:b/>
          <w:color w:val="E377C2"/>
        </w:rPr>
        <w:t xml:space="preserve">--- </w:t>
      </w:r>
      <w:r w:rsidRPr="00463729">
        <w:rPr>
          <w:rFonts w:ascii="Times New Roman" w:hAnsi="Times New Roman" w:cs="Times New Roman"/>
          <w:sz w:val="18"/>
        </w:rPr>
        <w:t>Tonga</w:t>
      </w:r>
      <w:r w:rsidRPr="00463729">
        <w:rPr>
          <w:rFonts w:ascii="Times New Roman" w:hAnsi="Times New Roman" w:cs="Times New Roman"/>
        </w:rPr>
        <w:tab/>
      </w:r>
      <w:r w:rsidRPr="00463729">
        <w:rPr>
          <w:rFonts w:ascii="Times New Roman" w:hAnsi="Times New Roman" w:cs="Times New Roman"/>
          <w:b/>
          <w:color w:val="7F7F7F"/>
        </w:rPr>
        <w:t xml:space="preserve">--- </w:t>
      </w:r>
      <w:r w:rsidRPr="00463729">
        <w:rPr>
          <w:rFonts w:ascii="Times New Roman" w:hAnsi="Times New Roman" w:cs="Times New Roman"/>
          <w:sz w:val="18"/>
        </w:rPr>
        <w:t>Tunisia</w:t>
      </w:r>
      <w:r w:rsidRPr="00463729">
        <w:rPr>
          <w:rFonts w:ascii="Times New Roman" w:hAnsi="Times New Roman" w:cs="Times New Roman"/>
        </w:rPr>
        <w:tab/>
      </w:r>
      <w:r w:rsidRPr="00463729">
        <w:rPr>
          <w:rFonts w:ascii="Times New Roman" w:hAnsi="Times New Roman" w:cs="Times New Roman"/>
          <w:b/>
          <w:color w:val="BCBD22"/>
        </w:rPr>
        <w:t xml:space="preserve">--- </w:t>
      </w:r>
      <w:r w:rsidRPr="00463729">
        <w:rPr>
          <w:rFonts w:ascii="Times New Roman" w:hAnsi="Times New Roman" w:cs="Times New Roman"/>
          <w:sz w:val="18"/>
        </w:rPr>
        <w:t>Turkey</w:t>
      </w:r>
    </w:p>
    <w:p w14:paraId="661653D9" w14:textId="77777777" w:rsidR="0079493F" w:rsidRPr="00463729" w:rsidRDefault="00000000">
      <w:pPr>
        <w:tabs>
          <w:tab w:val="left" w:pos="3384"/>
          <w:tab w:val="left" w:pos="6768"/>
        </w:tabs>
        <w:spacing w:after="0" w:line="240" w:lineRule="auto"/>
        <w:rPr>
          <w:rFonts w:ascii="Times New Roman" w:hAnsi="Times New Roman" w:cs="Times New Roman"/>
        </w:rPr>
      </w:pPr>
      <w:r w:rsidRPr="00463729">
        <w:rPr>
          <w:rFonts w:ascii="Times New Roman" w:hAnsi="Times New Roman" w:cs="Times New Roman"/>
          <w:b/>
          <w:color w:val="17BECF"/>
        </w:rPr>
        <w:t xml:space="preserve">--- </w:t>
      </w:r>
      <w:r w:rsidRPr="00463729">
        <w:rPr>
          <w:rFonts w:ascii="Times New Roman" w:hAnsi="Times New Roman" w:cs="Times New Roman"/>
          <w:sz w:val="18"/>
        </w:rPr>
        <w:t>Turkmenistan</w:t>
      </w:r>
      <w:r w:rsidRPr="00463729">
        <w:rPr>
          <w:rFonts w:ascii="Times New Roman" w:hAnsi="Times New Roman" w:cs="Times New Roman"/>
        </w:rPr>
        <w:tab/>
      </w:r>
      <w:r w:rsidRPr="00463729">
        <w:rPr>
          <w:rFonts w:ascii="Times New Roman" w:hAnsi="Times New Roman" w:cs="Times New Roman"/>
          <w:b/>
          <w:color w:val="AEC7E8"/>
        </w:rPr>
        <w:t xml:space="preserve">--- </w:t>
      </w:r>
      <w:r w:rsidRPr="00463729">
        <w:rPr>
          <w:rFonts w:ascii="Times New Roman" w:hAnsi="Times New Roman" w:cs="Times New Roman"/>
          <w:sz w:val="18"/>
        </w:rPr>
        <w:t>Tuvalu</w:t>
      </w:r>
      <w:r w:rsidRPr="00463729">
        <w:rPr>
          <w:rFonts w:ascii="Times New Roman" w:hAnsi="Times New Roman" w:cs="Times New Roman"/>
        </w:rPr>
        <w:tab/>
      </w:r>
      <w:r w:rsidRPr="00463729">
        <w:rPr>
          <w:rFonts w:ascii="Times New Roman" w:hAnsi="Times New Roman" w:cs="Times New Roman"/>
          <w:b/>
          <w:color w:val="FFBB78"/>
        </w:rPr>
        <w:t xml:space="preserve">--- </w:t>
      </w:r>
      <w:r w:rsidRPr="00463729">
        <w:rPr>
          <w:rFonts w:ascii="Times New Roman" w:hAnsi="Times New Roman" w:cs="Times New Roman"/>
          <w:sz w:val="18"/>
        </w:rPr>
        <w:t>Ukraine</w:t>
      </w:r>
    </w:p>
    <w:p w14:paraId="110C8054" w14:textId="77777777" w:rsidR="0079493F" w:rsidRPr="00463729" w:rsidRDefault="00000000">
      <w:pPr>
        <w:spacing w:after="0"/>
        <w:rPr>
          <w:rFonts w:ascii="Times New Roman" w:hAnsi="Times New Roman" w:cs="Times New Roman"/>
        </w:rPr>
      </w:pPr>
      <w:r w:rsidRPr="00463729">
        <w:rPr>
          <w:rFonts w:ascii="Times New Roman" w:hAnsi="Times New Roman" w:cs="Times New Roman"/>
        </w:rPr>
        <w:br w:type="page"/>
      </w:r>
    </w:p>
    <w:p w14:paraId="5480907C" w14:textId="77777777" w:rsidR="0079493F" w:rsidRPr="00463729" w:rsidRDefault="00000000">
      <w:pPr>
        <w:keepNext/>
        <w:spacing w:after="60"/>
        <w:jc w:val="center"/>
        <w:rPr>
          <w:rFonts w:ascii="Times New Roman" w:hAnsi="Times New Roman" w:cs="Times New Roman"/>
        </w:rPr>
      </w:pPr>
      <w:r w:rsidRPr="0046372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22EE9E9" wp14:editId="7CD05BD8">
            <wp:extent cx="5252100" cy="2971800"/>
            <wp:effectExtent l="0" t="0" r="0" b="0"/>
            <wp:docPr id="19" name="Picture 19" descr="Middle income environmental patent share series for country panel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iddle_line_panel_9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21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3BB96" w14:textId="77777777" w:rsidR="0079493F" w:rsidRPr="00463729" w:rsidRDefault="00000000">
      <w:pPr>
        <w:keepNext/>
        <w:tabs>
          <w:tab w:val="left" w:pos="3384"/>
          <w:tab w:val="left" w:pos="6768"/>
        </w:tabs>
        <w:spacing w:after="0" w:line="240" w:lineRule="auto"/>
        <w:rPr>
          <w:rFonts w:ascii="Times New Roman" w:hAnsi="Times New Roman" w:cs="Times New Roman"/>
        </w:rPr>
      </w:pPr>
      <w:r w:rsidRPr="00463729">
        <w:rPr>
          <w:rFonts w:ascii="Times New Roman" w:hAnsi="Times New Roman" w:cs="Times New Roman"/>
          <w:b/>
          <w:color w:val="1F77B4"/>
        </w:rPr>
        <w:t xml:space="preserve">--- </w:t>
      </w:r>
      <w:r w:rsidRPr="00463729">
        <w:rPr>
          <w:rFonts w:ascii="Times New Roman" w:hAnsi="Times New Roman" w:cs="Times New Roman"/>
          <w:sz w:val="18"/>
        </w:rPr>
        <w:t>Uzbekistan</w:t>
      </w:r>
      <w:r w:rsidRPr="00463729">
        <w:rPr>
          <w:rFonts w:ascii="Times New Roman" w:hAnsi="Times New Roman" w:cs="Times New Roman"/>
        </w:rPr>
        <w:tab/>
      </w:r>
      <w:r w:rsidRPr="00463729">
        <w:rPr>
          <w:rFonts w:ascii="Times New Roman" w:hAnsi="Times New Roman" w:cs="Times New Roman"/>
          <w:b/>
          <w:color w:val="FF7F0E"/>
        </w:rPr>
        <w:t xml:space="preserve">--- </w:t>
      </w:r>
      <w:r w:rsidRPr="00463729">
        <w:rPr>
          <w:rFonts w:ascii="Times New Roman" w:hAnsi="Times New Roman" w:cs="Times New Roman"/>
          <w:sz w:val="18"/>
        </w:rPr>
        <w:t>Vanuatu</w:t>
      </w:r>
      <w:r w:rsidRPr="00463729">
        <w:rPr>
          <w:rFonts w:ascii="Times New Roman" w:hAnsi="Times New Roman" w:cs="Times New Roman"/>
        </w:rPr>
        <w:tab/>
      </w:r>
      <w:r w:rsidRPr="00463729">
        <w:rPr>
          <w:rFonts w:ascii="Times New Roman" w:hAnsi="Times New Roman" w:cs="Times New Roman"/>
          <w:b/>
          <w:color w:val="2CA02C"/>
        </w:rPr>
        <w:t xml:space="preserve">--- </w:t>
      </w:r>
      <w:r w:rsidRPr="00463729">
        <w:rPr>
          <w:rFonts w:ascii="Times New Roman" w:hAnsi="Times New Roman" w:cs="Times New Roman"/>
          <w:sz w:val="18"/>
        </w:rPr>
        <w:t>Venezuela</w:t>
      </w:r>
    </w:p>
    <w:p w14:paraId="52B061D4" w14:textId="77777777" w:rsidR="0079493F" w:rsidRPr="00463729" w:rsidRDefault="00000000">
      <w:pPr>
        <w:tabs>
          <w:tab w:val="left" w:pos="3384"/>
          <w:tab w:val="left" w:pos="6768"/>
        </w:tabs>
        <w:spacing w:after="0" w:line="240" w:lineRule="auto"/>
        <w:rPr>
          <w:rFonts w:ascii="Times New Roman" w:hAnsi="Times New Roman" w:cs="Times New Roman"/>
        </w:rPr>
      </w:pPr>
      <w:r w:rsidRPr="00463729">
        <w:rPr>
          <w:rFonts w:ascii="Times New Roman" w:hAnsi="Times New Roman" w:cs="Times New Roman"/>
          <w:b/>
          <w:color w:val="D62728"/>
        </w:rPr>
        <w:t xml:space="preserve">--- </w:t>
      </w:r>
      <w:r w:rsidRPr="00463729">
        <w:rPr>
          <w:rFonts w:ascii="Times New Roman" w:hAnsi="Times New Roman" w:cs="Times New Roman"/>
          <w:sz w:val="18"/>
        </w:rPr>
        <w:t>Vietnam</w:t>
      </w:r>
      <w:r w:rsidRPr="00463729">
        <w:rPr>
          <w:rFonts w:ascii="Times New Roman" w:hAnsi="Times New Roman" w:cs="Times New Roman"/>
        </w:rPr>
        <w:tab/>
      </w:r>
      <w:r w:rsidRPr="00463729">
        <w:rPr>
          <w:rFonts w:ascii="Times New Roman" w:hAnsi="Times New Roman" w:cs="Times New Roman"/>
          <w:b/>
          <w:color w:val="9467BD"/>
        </w:rPr>
        <w:t xml:space="preserve">--- </w:t>
      </w:r>
      <w:r w:rsidRPr="00463729">
        <w:rPr>
          <w:rFonts w:ascii="Times New Roman" w:hAnsi="Times New Roman" w:cs="Times New Roman"/>
          <w:sz w:val="18"/>
        </w:rPr>
        <w:t>Zambia</w:t>
      </w:r>
      <w:r w:rsidRPr="00463729">
        <w:rPr>
          <w:rFonts w:ascii="Times New Roman" w:hAnsi="Times New Roman" w:cs="Times New Roman"/>
        </w:rPr>
        <w:tab/>
      </w:r>
      <w:r w:rsidRPr="00463729">
        <w:rPr>
          <w:rFonts w:ascii="Times New Roman" w:hAnsi="Times New Roman" w:cs="Times New Roman"/>
          <w:b/>
          <w:color w:val="8C564B"/>
        </w:rPr>
        <w:t xml:space="preserve">--- </w:t>
      </w:r>
      <w:r w:rsidRPr="00463729">
        <w:rPr>
          <w:rFonts w:ascii="Times New Roman" w:hAnsi="Times New Roman" w:cs="Times New Roman"/>
          <w:sz w:val="18"/>
        </w:rPr>
        <w:t>Zimbabwe</w:t>
      </w:r>
    </w:p>
    <w:p w14:paraId="1BE2FAC7" w14:textId="6E302B3C" w:rsidR="0079493F" w:rsidRPr="00463729" w:rsidRDefault="0079493F">
      <w:pPr>
        <w:spacing w:after="0"/>
        <w:rPr>
          <w:rFonts w:ascii="Times New Roman" w:hAnsi="Times New Roman" w:cs="Times New Roman"/>
        </w:rPr>
      </w:pPr>
    </w:p>
    <w:p w14:paraId="6DBB5F2F" w14:textId="2A8E1482" w:rsidR="0079493F" w:rsidRPr="00817CFA" w:rsidRDefault="00000000" w:rsidP="00817CF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17CFA">
        <w:rPr>
          <w:rFonts w:ascii="Times New Roman" w:hAnsi="Times New Roman" w:cs="Times New Roman"/>
          <w:b/>
          <w:bCs/>
          <w:sz w:val="24"/>
          <w:szCs w:val="24"/>
        </w:rPr>
        <w:t xml:space="preserve">Middle </w:t>
      </w:r>
      <w:r w:rsidR="00817CFA">
        <w:rPr>
          <w:rFonts w:ascii="Times New Roman" w:hAnsi="Times New Roman" w:cs="Times New Roman"/>
          <w:b/>
          <w:bCs/>
          <w:sz w:val="24"/>
          <w:szCs w:val="24"/>
        </w:rPr>
        <w:t>I</w:t>
      </w:r>
      <w:r w:rsidRPr="00817CFA">
        <w:rPr>
          <w:rFonts w:ascii="Times New Roman" w:hAnsi="Times New Roman" w:cs="Times New Roman"/>
          <w:b/>
          <w:bCs/>
          <w:sz w:val="24"/>
          <w:szCs w:val="24"/>
        </w:rPr>
        <w:t xml:space="preserve">ncome </w:t>
      </w:r>
      <w:r w:rsidR="00817CFA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Pr="00817CFA">
        <w:rPr>
          <w:rFonts w:ascii="Times New Roman" w:hAnsi="Times New Roman" w:cs="Times New Roman"/>
          <w:b/>
          <w:bCs/>
          <w:sz w:val="24"/>
          <w:szCs w:val="24"/>
        </w:rPr>
        <w:t xml:space="preserve">patial </w:t>
      </w:r>
      <w:r w:rsidR="00817CFA">
        <w:rPr>
          <w:rFonts w:ascii="Times New Roman" w:hAnsi="Times New Roman" w:cs="Times New Roman"/>
          <w:b/>
          <w:bCs/>
          <w:sz w:val="24"/>
          <w:szCs w:val="24"/>
        </w:rPr>
        <w:t>R</w:t>
      </w:r>
      <w:r w:rsidRPr="00817CFA">
        <w:rPr>
          <w:rFonts w:ascii="Times New Roman" w:hAnsi="Times New Roman" w:cs="Times New Roman"/>
          <w:b/>
          <w:bCs/>
          <w:sz w:val="24"/>
          <w:szCs w:val="24"/>
        </w:rPr>
        <w:t>esults</w:t>
      </w:r>
    </w:p>
    <w:p w14:paraId="314CBE65" w14:textId="77777777" w:rsidR="0079493F" w:rsidRPr="00463729" w:rsidRDefault="00000000">
      <w:pPr>
        <w:keepNext/>
        <w:spacing w:after="60"/>
        <w:jc w:val="center"/>
        <w:rPr>
          <w:rFonts w:ascii="Times New Roman" w:hAnsi="Times New Roman" w:cs="Times New Roman"/>
        </w:rPr>
      </w:pPr>
      <w:r w:rsidRPr="00463729">
        <w:rPr>
          <w:rFonts w:ascii="Times New Roman" w:hAnsi="Times New Roman" w:cs="Times New Roman"/>
          <w:noProof/>
        </w:rPr>
        <w:drawing>
          <wp:inline distT="0" distB="0" distL="0" distR="0" wp14:anchorId="60606341" wp14:editId="6CCCA321">
            <wp:extent cx="6177280" cy="2606040"/>
            <wp:effectExtent l="0" t="0" r="0" b="0"/>
            <wp:docPr id="20" name="Picture 20" descr="Map of middle income environmental patent shares in 20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iddle_share_map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7728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0ECF3" w14:textId="77777777" w:rsidR="0079493F" w:rsidRPr="00463729" w:rsidRDefault="00000000">
      <w:pPr>
        <w:spacing w:after="60"/>
        <w:jc w:val="center"/>
        <w:rPr>
          <w:rFonts w:ascii="Times New Roman" w:hAnsi="Times New Roman" w:cs="Times New Roman"/>
        </w:rPr>
      </w:pPr>
      <w:r w:rsidRPr="00463729">
        <w:rPr>
          <w:rFonts w:ascii="Times New Roman" w:hAnsi="Times New Roman" w:cs="Times New Roman"/>
          <w:noProof/>
        </w:rPr>
        <w:drawing>
          <wp:inline distT="0" distB="0" distL="0" distR="0" wp14:anchorId="019B261F" wp14:editId="381233ED">
            <wp:extent cx="3996151" cy="566928"/>
            <wp:effectExtent l="0" t="0" r="0" b="0"/>
            <wp:docPr id="21" name="Picture 21" descr="Viridis colour scale from 0 to 100 perc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gh_share_colorba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96151" cy="566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ED125" w14:textId="77777777" w:rsidR="0079493F" w:rsidRPr="00463729" w:rsidRDefault="00000000">
      <w:pPr>
        <w:keepNext/>
        <w:spacing w:after="60"/>
        <w:jc w:val="center"/>
        <w:rPr>
          <w:rFonts w:ascii="Times New Roman" w:hAnsi="Times New Roman" w:cs="Times New Roman"/>
        </w:rPr>
      </w:pPr>
      <w:r w:rsidRPr="0046372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D5EDB93" wp14:editId="2B1A587E">
            <wp:extent cx="6177280" cy="2606040"/>
            <wp:effectExtent l="0" t="0" r="0" b="0"/>
            <wp:docPr id="22" name="Picture 22" descr="Map of conditional spatial regression residuals for middle inc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iddle_residual_map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7728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A4DDC" w14:textId="77777777" w:rsidR="0079493F" w:rsidRPr="00463729" w:rsidRDefault="00000000">
      <w:pPr>
        <w:spacing w:after="60"/>
        <w:jc w:val="center"/>
        <w:rPr>
          <w:rFonts w:ascii="Times New Roman" w:hAnsi="Times New Roman" w:cs="Times New Roman"/>
        </w:rPr>
      </w:pPr>
      <w:r w:rsidRPr="00463729">
        <w:rPr>
          <w:rFonts w:ascii="Times New Roman" w:hAnsi="Times New Roman" w:cs="Times New Roman"/>
          <w:noProof/>
        </w:rPr>
        <w:drawing>
          <wp:inline distT="0" distB="0" distL="0" distR="0" wp14:anchorId="2CC19531" wp14:editId="19855437">
            <wp:extent cx="5596128" cy="658368"/>
            <wp:effectExtent l="0" t="0" r="0" b="0"/>
            <wp:docPr id="23" name="Picture 23" descr="Diverging residual colour scale centred at ze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iddle_residual_colorbar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96128" cy="658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BE7DC" w14:textId="71F2983F" w:rsidR="0079493F" w:rsidRPr="00463729" w:rsidRDefault="0079493F">
      <w:pPr>
        <w:spacing w:after="0"/>
        <w:rPr>
          <w:rFonts w:ascii="Times New Roman" w:hAnsi="Times New Roman" w:cs="Times New Roman"/>
        </w:rPr>
      </w:pPr>
    </w:p>
    <w:p w14:paraId="63FA9B0B" w14:textId="1A7A501F" w:rsidR="0079493F" w:rsidRPr="007F73AC" w:rsidRDefault="007F73AC" w:rsidP="007F73AC">
      <w:pPr>
        <w:rPr>
          <w:rFonts w:ascii="Times New Roman" w:hAnsi="Times New Roman" w:cs="Times New Roman"/>
          <w:sz w:val="24"/>
          <w:szCs w:val="24"/>
        </w:rPr>
      </w:pPr>
      <w:r w:rsidRPr="007F73AC">
        <w:rPr>
          <w:rFonts w:ascii="Times New Roman" w:hAnsi="Times New Roman" w:cs="Times New Roman"/>
          <w:b/>
          <w:bCs/>
          <w:sz w:val="24"/>
          <w:szCs w:val="24"/>
        </w:rPr>
        <w:t>Low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I</w:t>
      </w:r>
      <w:r w:rsidRPr="007F73AC">
        <w:rPr>
          <w:rFonts w:ascii="Times New Roman" w:hAnsi="Times New Roman" w:cs="Times New Roman"/>
          <w:b/>
          <w:bCs/>
          <w:sz w:val="24"/>
          <w:szCs w:val="24"/>
        </w:rPr>
        <w:t>ncome</w:t>
      </w:r>
      <w:r w:rsidR="00000000" w:rsidRPr="007F73A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="00000000" w:rsidRPr="007F73AC">
        <w:rPr>
          <w:rFonts w:ascii="Times New Roman" w:hAnsi="Times New Roman" w:cs="Times New Roman"/>
          <w:b/>
          <w:bCs/>
          <w:sz w:val="24"/>
          <w:szCs w:val="24"/>
        </w:rPr>
        <w:t xml:space="preserve">ountry </w:t>
      </w:r>
      <w:r>
        <w:rPr>
          <w:rFonts w:ascii="Times New Roman" w:hAnsi="Times New Roman" w:cs="Times New Roman"/>
          <w:b/>
          <w:bCs/>
          <w:sz w:val="24"/>
          <w:szCs w:val="24"/>
        </w:rPr>
        <w:t>T</w:t>
      </w:r>
      <w:r w:rsidR="00000000" w:rsidRPr="007F73AC">
        <w:rPr>
          <w:rFonts w:ascii="Times New Roman" w:hAnsi="Times New Roman" w:cs="Times New Roman"/>
          <w:b/>
          <w:bCs/>
          <w:sz w:val="24"/>
          <w:szCs w:val="24"/>
        </w:rPr>
        <w:t>rends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ins w:id="258" w:author="Muhammad  Hamid" w:date="2026-10-13T15:15:00Z">
        <w:r w:rsidRPr="0079052D">
          <w:rPr>
            <w:rFonts w:ascii="Times New Roman" w:hAnsi="Times New Roman" w:cs="Times New Roman"/>
            <w:b/>
            <w:bCs/>
            <w:sz w:val="24"/>
            <w:szCs w:val="24"/>
            <w:rPrChange w:id="259" w:author="Muhammad  Hamid" w:date="2026-10-13T15:15:00Z">
              <w:rPr/>
            </w:rPrChange>
          </w:rPr>
          <w:t>-</w:t>
        </w:r>
        <w:r w:rsidRPr="0079052D">
          <w:rPr>
            <w:rFonts w:ascii="Times New Roman" w:hAnsi="Times New Roman" w:cs="Times New Roman"/>
            <w:sz w:val="24"/>
            <w:szCs w:val="24"/>
            <w:rPrChange w:id="260" w:author="Muhammad  Hamid" w:date="2026-10-13T15:15:00Z">
              <w:rPr/>
            </w:rPrChange>
          </w:rPr>
          <w:t xml:space="preserve"> Environmental patent shares from 1990 to </w:t>
        </w:r>
        <w:r w:rsidRPr="0079052D">
          <w:rPr>
            <w:rFonts w:ascii="Times New Roman" w:hAnsi="Times New Roman" w:cs="Times New Roman"/>
            <w:sz w:val="24"/>
            <w:szCs w:val="24"/>
            <w:rPrChange w:id="261" w:author="Muhammad  Hamid" w:date="2026-10-13T15:15:00Z">
              <w:rPr>
                <w:b/>
              </w:rPr>
            </w:rPrChange>
          </w:rPr>
          <w:t>2024</w:t>
        </w:r>
        <w:r w:rsidRPr="0079052D">
          <w:rPr>
            <w:rFonts w:ascii="Times New Roman" w:hAnsi="Times New Roman" w:cs="Times New Roman"/>
            <w:b/>
            <w:sz w:val="24"/>
            <w:szCs w:val="24"/>
            <w:rPrChange w:id="262" w:author="Muhammad  Hamid" w:date="2026-10-13T15:15:00Z">
              <w:rPr>
                <w:b/>
              </w:rPr>
            </w:rPrChange>
          </w:rPr>
          <w:t xml:space="preserve"> </w:t>
        </w:r>
      </w:ins>
    </w:p>
    <w:p w14:paraId="1A1F482B" w14:textId="77777777" w:rsidR="0079493F" w:rsidRPr="00463729" w:rsidRDefault="00000000">
      <w:pPr>
        <w:keepNext/>
        <w:spacing w:after="60"/>
        <w:jc w:val="center"/>
        <w:rPr>
          <w:rFonts w:ascii="Times New Roman" w:hAnsi="Times New Roman" w:cs="Times New Roman"/>
        </w:rPr>
      </w:pPr>
      <w:r w:rsidRPr="00463729">
        <w:rPr>
          <w:rFonts w:ascii="Times New Roman" w:hAnsi="Times New Roman" w:cs="Times New Roman"/>
          <w:noProof/>
        </w:rPr>
        <w:drawing>
          <wp:inline distT="0" distB="0" distL="0" distR="0" wp14:anchorId="2AFC8C89" wp14:editId="35A83358">
            <wp:extent cx="5403909" cy="2971800"/>
            <wp:effectExtent l="0" t="0" r="0" b="0"/>
            <wp:docPr id="24" name="Picture 24" descr="Low income environmental patent share series for country panel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w_line_panel_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3909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04AD9" w14:textId="77777777" w:rsidR="0079493F" w:rsidRPr="00463729" w:rsidRDefault="00000000">
      <w:pPr>
        <w:keepNext/>
        <w:tabs>
          <w:tab w:val="left" w:pos="3384"/>
          <w:tab w:val="left" w:pos="6768"/>
        </w:tabs>
        <w:spacing w:after="0" w:line="240" w:lineRule="auto"/>
        <w:rPr>
          <w:rFonts w:ascii="Times New Roman" w:hAnsi="Times New Roman" w:cs="Times New Roman"/>
        </w:rPr>
      </w:pPr>
      <w:r w:rsidRPr="00463729">
        <w:rPr>
          <w:rFonts w:ascii="Times New Roman" w:hAnsi="Times New Roman" w:cs="Times New Roman"/>
          <w:b/>
          <w:color w:val="1F77B4"/>
        </w:rPr>
        <w:t xml:space="preserve">--- </w:t>
      </w:r>
      <w:r w:rsidRPr="00463729">
        <w:rPr>
          <w:rFonts w:ascii="Times New Roman" w:hAnsi="Times New Roman" w:cs="Times New Roman"/>
          <w:sz w:val="18"/>
        </w:rPr>
        <w:t>Afghanistan</w:t>
      </w:r>
      <w:r w:rsidRPr="00463729">
        <w:rPr>
          <w:rFonts w:ascii="Times New Roman" w:hAnsi="Times New Roman" w:cs="Times New Roman"/>
        </w:rPr>
        <w:tab/>
      </w:r>
      <w:r w:rsidRPr="00463729">
        <w:rPr>
          <w:rFonts w:ascii="Times New Roman" w:hAnsi="Times New Roman" w:cs="Times New Roman"/>
          <w:b/>
          <w:color w:val="FF7F0E"/>
        </w:rPr>
        <w:t xml:space="preserve">--- </w:t>
      </w:r>
      <w:r w:rsidRPr="00463729">
        <w:rPr>
          <w:rFonts w:ascii="Times New Roman" w:hAnsi="Times New Roman" w:cs="Times New Roman"/>
          <w:sz w:val="18"/>
        </w:rPr>
        <w:t>Burkina Faso</w:t>
      </w:r>
      <w:r w:rsidRPr="00463729">
        <w:rPr>
          <w:rFonts w:ascii="Times New Roman" w:hAnsi="Times New Roman" w:cs="Times New Roman"/>
        </w:rPr>
        <w:tab/>
      </w:r>
      <w:r w:rsidRPr="00463729">
        <w:rPr>
          <w:rFonts w:ascii="Times New Roman" w:hAnsi="Times New Roman" w:cs="Times New Roman"/>
          <w:b/>
          <w:color w:val="2CA02C"/>
        </w:rPr>
        <w:t xml:space="preserve">--- </w:t>
      </w:r>
      <w:r w:rsidRPr="00463729">
        <w:rPr>
          <w:rFonts w:ascii="Times New Roman" w:hAnsi="Times New Roman" w:cs="Times New Roman"/>
          <w:sz w:val="18"/>
        </w:rPr>
        <w:t>Burundi</w:t>
      </w:r>
    </w:p>
    <w:p w14:paraId="1AE44DA3" w14:textId="77777777" w:rsidR="0079493F" w:rsidRPr="00463729" w:rsidRDefault="00000000">
      <w:pPr>
        <w:keepNext/>
        <w:tabs>
          <w:tab w:val="left" w:pos="3384"/>
          <w:tab w:val="left" w:pos="6768"/>
        </w:tabs>
        <w:spacing w:after="0" w:line="240" w:lineRule="auto"/>
        <w:rPr>
          <w:rFonts w:ascii="Times New Roman" w:hAnsi="Times New Roman" w:cs="Times New Roman"/>
        </w:rPr>
      </w:pPr>
      <w:r w:rsidRPr="00463729">
        <w:rPr>
          <w:rFonts w:ascii="Times New Roman" w:hAnsi="Times New Roman" w:cs="Times New Roman"/>
          <w:b/>
          <w:color w:val="D62728"/>
        </w:rPr>
        <w:t xml:space="preserve">--- </w:t>
      </w:r>
      <w:r w:rsidRPr="00463729">
        <w:rPr>
          <w:rFonts w:ascii="Times New Roman" w:hAnsi="Times New Roman" w:cs="Times New Roman"/>
          <w:sz w:val="18"/>
        </w:rPr>
        <w:t>Central African Republic</w:t>
      </w:r>
      <w:r w:rsidRPr="00463729">
        <w:rPr>
          <w:rFonts w:ascii="Times New Roman" w:hAnsi="Times New Roman" w:cs="Times New Roman"/>
        </w:rPr>
        <w:tab/>
      </w:r>
      <w:r w:rsidRPr="00463729">
        <w:rPr>
          <w:rFonts w:ascii="Times New Roman" w:hAnsi="Times New Roman" w:cs="Times New Roman"/>
          <w:b/>
          <w:color w:val="9467BD"/>
        </w:rPr>
        <w:t xml:space="preserve">--- </w:t>
      </w:r>
      <w:r w:rsidRPr="00463729">
        <w:rPr>
          <w:rFonts w:ascii="Times New Roman" w:hAnsi="Times New Roman" w:cs="Times New Roman"/>
          <w:sz w:val="18"/>
        </w:rPr>
        <w:t>Chad</w:t>
      </w:r>
      <w:r w:rsidRPr="00463729">
        <w:rPr>
          <w:rFonts w:ascii="Times New Roman" w:hAnsi="Times New Roman" w:cs="Times New Roman"/>
        </w:rPr>
        <w:tab/>
      </w:r>
      <w:r w:rsidRPr="00463729">
        <w:rPr>
          <w:rFonts w:ascii="Times New Roman" w:hAnsi="Times New Roman" w:cs="Times New Roman"/>
          <w:b/>
          <w:color w:val="8C564B"/>
        </w:rPr>
        <w:t xml:space="preserve">--- </w:t>
      </w:r>
      <w:r w:rsidRPr="00463729">
        <w:rPr>
          <w:rFonts w:ascii="Times New Roman" w:hAnsi="Times New Roman" w:cs="Times New Roman"/>
          <w:sz w:val="18"/>
        </w:rPr>
        <w:t>Eritrea</w:t>
      </w:r>
    </w:p>
    <w:p w14:paraId="438321C8" w14:textId="77777777" w:rsidR="0079493F" w:rsidRPr="00463729" w:rsidRDefault="00000000">
      <w:pPr>
        <w:keepNext/>
        <w:tabs>
          <w:tab w:val="left" w:pos="3384"/>
          <w:tab w:val="left" w:pos="6768"/>
        </w:tabs>
        <w:spacing w:after="0" w:line="240" w:lineRule="auto"/>
        <w:rPr>
          <w:rFonts w:ascii="Times New Roman" w:hAnsi="Times New Roman" w:cs="Times New Roman"/>
        </w:rPr>
      </w:pPr>
      <w:r w:rsidRPr="00463729">
        <w:rPr>
          <w:rFonts w:ascii="Times New Roman" w:hAnsi="Times New Roman" w:cs="Times New Roman"/>
          <w:b/>
          <w:color w:val="E377C2"/>
        </w:rPr>
        <w:t xml:space="preserve">--- </w:t>
      </w:r>
      <w:r w:rsidRPr="00463729">
        <w:rPr>
          <w:rFonts w:ascii="Times New Roman" w:hAnsi="Times New Roman" w:cs="Times New Roman"/>
          <w:sz w:val="18"/>
        </w:rPr>
        <w:t>Ethiopia</w:t>
      </w:r>
      <w:r w:rsidRPr="00463729">
        <w:rPr>
          <w:rFonts w:ascii="Times New Roman" w:hAnsi="Times New Roman" w:cs="Times New Roman"/>
        </w:rPr>
        <w:tab/>
      </w:r>
      <w:r w:rsidRPr="00463729">
        <w:rPr>
          <w:rFonts w:ascii="Times New Roman" w:hAnsi="Times New Roman" w:cs="Times New Roman"/>
          <w:b/>
          <w:color w:val="7F7F7F"/>
        </w:rPr>
        <w:t xml:space="preserve">--- </w:t>
      </w:r>
      <w:r w:rsidRPr="00463729">
        <w:rPr>
          <w:rFonts w:ascii="Times New Roman" w:hAnsi="Times New Roman" w:cs="Times New Roman"/>
          <w:sz w:val="18"/>
        </w:rPr>
        <w:t>Gambia</w:t>
      </w:r>
      <w:r w:rsidRPr="00463729">
        <w:rPr>
          <w:rFonts w:ascii="Times New Roman" w:hAnsi="Times New Roman" w:cs="Times New Roman"/>
        </w:rPr>
        <w:tab/>
      </w:r>
      <w:r w:rsidRPr="00463729">
        <w:rPr>
          <w:rFonts w:ascii="Times New Roman" w:hAnsi="Times New Roman" w:cs="Times New Roman"/>
          <w:b/>
          <w:color w:val="BCBD22"/>
        </w:rPr>
        <w:t xml:space="preserve">--- </w:t>
      </w:r>
      <w:r w:rsidRPr="00463729">
        <w:rPr>
          <w:rFonts w:ascii="Times New Roman" w:hAnsi="Times New Roman" w:cs="Times New Roman"/>
          <w:sz w:val="18"/>
        </w:rPr>
        <w:t>Liberia</w:t>
      </w:r>
    </w:p>
    <w:p w14:paraId="18B3DF02" w14:textId="77777777" w:rsidR="0079493F" w:rsidRPr="00463729" w:rsidRDefault="00000000">
      <w:pPr>
        <w:tabs>
          <w:tab w:val="left" w:pos="3384"/>
          <w:tab w:val="left" w:pos="6768"/>
        </w:tabs>
        <w:spacing w:after="0" w:line="240" w:lineRule="auto"/>
        <w:rPr>
          <w:rFonts w:ascii="Times New Roman" w:hAnsi="Times New Roman" w:cs="Times New Roman"/>
        </w:rPr>
      </w:pPr>
      <w:r w:rsidRPr="00463729">
        <w:rPr>
          <w:rFonts w:ascii="Times New Roman" w:hAnsi="Times New Roman" w:cs="Times New Roman"/>
          <w:b/>
          <w:color w:val="17BECF"/>
        </w:rPr>
        <w:t xml:space="preserve">--- </w:t>
      </w:r>
      <w:r w:rsidRPr="00463729">
        <w:rPr>
          <w:rFonts w:ascii="Times New Roman" w:hAnsi="Times New Roman" w:cs="Times New Roman"/>
          <w:sz w:val="18"/>
        </w:rPr>
        <w:t>Madagascar</w:t>
      </w:r>
      <w:r w:rsidRPr="00463729">
        <w:rPr>
          <w:rFonts w:ascii="Times New Roman" w:hAnsi="Times New Roman" w:cs="Times New Roman"/>
        </w:rPr>
        <w:tab/>
      </w:r>
      <w:r w:rsidRPr="00463729">
        <w:rPr>
          <w:rFonts w:ascii="Times New Roman" w:hAnsi="Times New Roman" w:cs="Times New Roman"/>
          <w:b/>
          <w:color w:val="AEC7E8"/>
        </w:rPr>
        <w:t xml:space="preserve">--- </w:t>
      </w:r>
      <w:r w:rsidRPr="00463729">
        <w:rPr>
          <w:rFonts w:ascii="Times New Roman" w:hAnsi="Times New Roman" w:cs="Times New Roman"/>
          <w:sz w:val="18"/>
        </w:rPr>
        <w:t>Mali</w:t>
      </w:r>
      <w:r w:rsidRPr="00463729">
        <w:rPr>
          <w:rFonts w:ascii="Times New Roman" w:hAnsi="Times New Roman" w:cs="Times New Roman"/>
        </w:rPr>
        <w:tab/>
      </w:r>
      <w:r w:rsidRPr="00463729">
        <w:rPr>
          <w:rFonts w:ascii="Times New Roman" w:hAnsi="Times New Roman" w:cs="Times New Roman"/>
          <w:b/>
          <w:color w:val="FFBB78"/>
        </w:rPr>
        <w:t xml:space="preserve">--- </w:t>
      </w:r>
      <w:r w:rsidRPr="00463729">
        <w:rPr>
          <w:rFonts w:ascii="Times New Roman" w:hAnsi="Times New Roman" w:cs="Times New Roman"/>
          <w:sz w:val="18"/>
        </w:rPr>
        <w:t>Mozambique</w:t>
      </w:r>
    </w:p>
    <w:p w14:paraId="477F120A" w14:textId="77777777" w:rsidR="0079493F" w:rsidRPr="00463729" w:rsidRDefault="0079493F">
      <w:pPr>
        <w:spacing w:after="20"/>
        <w:rPr>
          <w:rFonts w:ascii="Times New Roman" w:hAnsi="Times New Roman" w:cs="Times New Roman"/>
        </w:rPr>
      </w:pPr>
    </w:p>
    <w:p w14:paraId="70E3D9F4" w14:textId="77777777" w:rsidR="0079493F" w:rsidRPr="00463729" w:rsidRDefault="00000000">
      <w:pPr>
        <w:keepNext/>
        <w:spacing w:after="60"/>
        <w:jc w:val="center"/>
        <w:rPr>
          <w:rFonts w:ascii="Times New Roman" w:hAnsi="Times New Roman" w:cs="Times New Roman"/>
        </w:rPr>
      </w:pPr>
      <w:r w:rsidRPr="0046372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0C68D11" wp14:editId="2C1E6D57">
            <wp:extent cx="5403909" cy="2971800"/>
            <wp:effectExtent l="0" t="0" r="0" b="0"/>
            <wp:docPr id="25" name="Picture 25" descr="Low income environmental patent share series for country panel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w_line_panel_2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3909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D5B0D" w14:textId="77777777" w:rsidR="0079493F" w:rsidRPr="00463729" w:rsidRDefault="00000000">
      <w:pPr>
        <w:keepNext/>
        <w:tabs>
          <w:tab w:val="left" w:pos="3384"/>
          <w:tab w:val="left" w:pos="6768"/>
        </w:tabs>
        <w:spacing w:after="0" w:line="240" w:lineRule="auto"/>
        <w:rPr>
          <w:rFonts w:ascii="Times New Roman" w:hAnsi="Times New Roman" w:cs="Times New Roman"/>
        </w:rPr>
      </w:pPr>
      <w:r w:rsidRPr="00463729">
        <w:rPr>
          <w:rFonts w:ascii="Times New Roman" w:hAnsi="Times New Roman" w:cs="Times New Roman"/>
          <w:b/>
          <w:color w:val="1F77B4"/>
        </w:rPr>
        <w:t xml:space="preserve">--- </w:t>
      </w:r>
      <w:r w:rsidRPr="00463729">
        <w:rPr>
          <w:rFonts w:ascii="Times New Roman" w:hAnsi="Times New Roman" w:cs="Times New Roman"/>
          <w:sz w:val="18"/>
        </w:rPr>
        <w:t>Niger</w:t>
      </w:r>
      <w:r w:rsidRPr="00463729">
        <w:rPr>
          <w:rFonts w:ascii="Times New Roman" w:hAnsi="Times New Roman" w:cs="Times New Roman"/>
        </w:rPr>
        <w:tab/>
      </w:r>
      <w:r w:rsidRPr="00463729">
        <w:rPr>
          <w:rFonts w:ascii="Times New Roman" w:hAnsi="Times New Roman" w:cs="Times New Roman"/>
          <w:b/>
          <w:color w:val="FF7F0E"/>
        </w:rPr>
        <w:t xml:space="preserve">--- </w:t>
      </w:r>
      <w:r w:rsidRPr="00463729">
        <w:rPr>
          <w:rFonts w:ascii="Times New Roman" w:hAnsi="Times New Roman" w:cs="Times New Roman"/>
          <w:sz w:val="18"/>
        </w:rPr>
        <w:t>North Korea</w:t>
      </w:r>
      <w:r w:rsidRPr="00463729">
        <w:rPr>
          <w:rFonts w:ascii="Times New Roman" w:hAnsi="Times New Roman" w:cs="Times New Roman"/>
        </w:rPr>
        <w:tab/>
      </w:r>
      <w:r w:rsidRPr="00463729">
        <w:rPr>
          <w:rFonts w:ascii="Times New Roman" w:hAnsi="Times New Roman" w:cs="Times New Roman"/>
          <w:b/>
          <w:color w:val="2CA02C"/>
        </w:rPr>
        <w:t xml:space="preserve">--- </w:t>
      </w:r>
      <w:r w:rsidRPr="00463729">
        <w:rPr>
          <w:rFonts w:ascii="Times New Roman" w:hAnsi="Times New Roman" w:cs="Times New Roman"/>
          <w:sz w:val="18"/>
        </w:rPr>
        <w:t>Rwanda</w:t>
      </w:r>
    </w:p>
    <w:p w14:paraId="170AF3D7" w14:textId="77777777" w:rsidR="0079493F" w:rsidRPr="00463729" w:rsidRDefault="00000000">
      <w:pPr>
        <w:keepNext/>
        <w:tabs>
          <w:tab w:val="left" w:pos="3384"/>
          <w:tab w:val="left" w:pos="6768"/>
        </w:tabs>
        <w:spacing w:after="0" w:line="240" w:lineRule="auto"/>
        <w:rPr>
          <w:rFonts w:ascii="Times New Roman" w:hAnsi="Times New Roman" w:cs="Times New Roman"/>
        </w:rPr>
      </w:pPr>
      <w:r w:rsidRPr="00463729">
        <w:rPr>
          <w:rFonts w:ascii="Times New Roman" w:hAnsi="Times New Roman" w:cs="Times New Roman"/>
          <w:b/>
          <w:color w:val="D62728"/>
        </w:rPr>
        <w:t xml:space="preserve">--- </w:t>
      </w:r>
      <w:r w:rsidRPr="00463729">
        <w:rPr>
          <w:rFonts w:ascii="Times New Roman" w:hAnsi="Times New Roman" w:cs="Times New Roman"/>
          <w:sz w:val="18"/>
        </w:rPr>
        <w:t>Sierra Leone</w:t>
      </w:r>
      <w:r w:rsidRPr="00463729">
        <w:rPr>
          <w:rFonts w:ascii="Times New Roman" w:hAnsi="Times New Roman" w:cs="Times New Roman"/>
        </w:rPr>
        <w:tab/>
      </w:r>
      <w:r w:rsidRPr="00463729">
        <w:rPr>
          <w:rFonts w:ascii="Times New Roman" w:hAnsi="Times New Roman" w:cs="Times New Roman"/>
          <w:b/>
          <w:color w:val="9467BD"/>
        </w:rPr>
        <w:t xml:space="preserve">--- </w:t>
      </w:r>
      <w:r w:rsidRPr="00463729">
        <w:rPr>
          <w:rFonts w:ascii="Times New Roman" w:hAnsi="Times New Roman" w:cs="Times New Roman"/>
          <w:sz w:val="18"/>
        </w:rPr>
        <w:t>Somalia</w:t>
      </w:r>
      <w:r w:rsidRPr="00463729">
        <w:rPr>
          <w:rFonts w:ascii="Times New Roman" w:hAnsi="Times New Roman" w:cs="Times New Roman"/>
        </w:rPr>
        <w:tab/>
      </w:r>
      <w:r w:rsidRPr="00463729">
        <w:rPr>
          <w:rFonts w:ascii="Times New Roman" w:hAnsi="Times New Roman" w:cs="Times New Roman"/>
          <w:b/>
          <w:color w:val="8C564B"/>
        </w:rPr>
        <w:t xml:space="preserve">--- </w:t>
      </w:r>
      <w:r w:rsidRPr="00463729">
        <w:rPr>
          <w:rFonts w:ascii="Times New Roman" w:hAnsi="Times New Roman" w:cs="Times New Roman"/>
          <w:sz w:val="18"/>
        </w:rPr>
        <w:t>Sudan</w:t>
      </w:r>
    </w:p>
    <w:p w14:paraId="1A394B29" w14:textId="77777777" w:rsidR="0079493F" w:rsidRPr="00463729" w:rsidRDefault="00000000">
      <w:pPr>
        <w:tabs>
          <w:tab w:val="left" w:pos="3384"/>
          <w:tab w:val="left" w:pos="6768"/>
        </w:tabs>
        <w:spacing w:after="0" w:line="240" w:lineRule="auto"/>
        <w:rPr>
          <w:rFonts w:ascii="Times New Roman" w:hAnsi="Times New Roman" w:cs="Times New Roman"/>
        </w:rPr>
      </w:pPr>
      <w:r w:rsidRPr="00463729">
        <w:rPr>
          <w:rFonts w:ascii="Times New Roman" w:hAnsi="Times New Roman" w:cs="Times New Roman"/>
          <w:b/>
          <w:color w:val="E377C2"/>
        </w:rPr>
        <w:t xml:space="preserve">--- </w:t>
      </w:r>
      <w:r w:rsidRPr="00463729">
        <w:rPr>
          <w:rFonts w:ascii="Times New Roman" w:hAnsi="Times New Roman" w:cs="Times New Roman"/>
          <w:sz w:val="18"/>
        </w:rPr>
        <w:t>Syria</w:t>
      </w:r>
      <w:r w:rsidRPr="00463729">
        <w:rPr>
          <w:rFonts w:ascii="Times New Roman" w:hAnsi="Times New Roman" w:cs="Times New Roman"/>
        </w:rPr>
        <w:tab/>
      </w:r>
      <w:r w:rsidRPr="00463729">
        <w:rPr>
          <w:rFonts w:ascii="Times New Roman" w:hAnsi="Times New Roman" w:cs="Times New Roman"/>
          <w:b/>
          <w:color w:val="7F7F7F"/>
        </w:rPr>
        <w:t xml:space="preserve">--- </w:t>
      </w:r>
      <w:r w:rsidRPr="00463729">
        <w:rPr>
          <w:rFonts w:ascii="Times New Roman" w:hAnsi="Times New Roman" w:cs="Times New Roman"/>
          <w:sz w:val="18"/>
        </w:rPr>
        <w:t>Uganda</w:t>
      </w:r>
      <w:r w:rsidRPr="00463729">
        <w:rPr>
          <w:rFonts w:ascii="Times New Roman" w:hAnsi="Times New Roman" w:cs="Times New Roman"/>
        </w:rPr>
        <w:tab/>
      </w:r>
      <w:r w:rsidRPr="00463729">
        <w:rPr>
          <w:rFonts w:ascii="Times New Roman" w:hAnsi="Times New Roman" w:cs="Times New Roman"/>
          <w:b/>
          <w:color w:val="BCBD22"/>
        </w:rPr>
        <w:t xml:space="preserve">--- </w:t>
      </w:r>
      <w:r w:rsidRPr="00463729">
        <w:rPr>
          <w:rFonts w:ascii="Times New Roman" w:hAnsi="Times New Roman" w:cs="Times New Roman"/>
          <w:sz w:val="18"/>
        </w:rPr>
        <w:t>Yemen</w:t>
      </w:r>
    </w:p>
    <w:p w14:paraId="6F656304" w14:textId="0BE1BBBE" w:rsidR="0079493F" w:rsidRPr="00463729" w:rsidRDefault="0079493F">
      <w:pPr>
        <w:spacing w:after="0"/>
        <w:rPr>
          <w:rFonts w:ascii="Times New Roman" w:hAnsi="Times New Roman" w:cs="Times New Roman"/>
        </w:rPr>
      </w:pPr>
    </w:p>
    <w:p w14:paraId="1F947E60" w14:textId="41C890E4" w:rsidR="0079493F" w:rsidRPr="007F73AC" w:rsidRDefault="00000000" w:rsidP="007F73AC">
      <w:pPr>
        <w:rPr>
          <w:rFonts w:ascii="Times New Roman" w:hAnsi="Times New Roman" w:cs="Times New Roman"/>
          <w:b/>
          <w:sz w:val="24"/>
          <w:szCs w:val="24"/>
        </w:rPr>
      </w:pPr>
      <w:r w:rsidRPr="007F73AC">
        <w:rPr>
          <w:rFonts w:ascii="Times New Roman" w:hAnsi="Times New Roman" w:cs="Times New Roman"/>
          <w:b/>
          <w:sz w:val="24"/>
          <w:szCs w:val="24"/>
        </w:rPr>
        <w:t xml:space="preserve">Low </w:t>
      </w:r>
      <w:r w:rsidR="007F73AC" w:rsidRPr="007F73AC">
        <w:rPr>
          <w:rFonts w:ascii="Times New Roman" w:hAnsi="Times New Roman" w:cs="Times New Roman"/>
          <w:b/>
          <w:sz w:val="24"/>
          <w:szCs w:val="24"/>
        </w:rPr>
        <w:t>I</w:t>
      </w:r>
      <w:r w:rsidRPr="007F73AC">
        <w:rPr>
          <w:rFonts w:ascii="Times New Roman" w:hAnsi="Times New Roman" w:cs="Times New Roman"/>
          <w:b/>
          <w:sz w:val="24"/>
          <w:szCs w:val="24"/>
        </w:rPr>
        <w:t xml:space="preserve">ncome </w:t>
      </w:r>
      <w:r w:rsidR="007F73AC" w:rsidRPr="007F73AC">
        <w:rPr>
          <w:rFonts w:ascii="Times New Roman" w:hAnsi="Times New Roman" w:cs="Times New Roman"/>
          <w:b/>
          <w:sz w:val="24"/>
          <w:szCs w:val="24"/>
        </w:rPr>
        <w:t>S</w:t>
      </w:r>
      <w:r w:rsidRPr="007F73AC">
        <w:rPr>
          <w:rFonts w:ascii="Times New Roman" w:hAnsi="Times New Roman" w:cs="Times New Roman"/>
          <w:b/>
          <w:sz w:val="24"/>
          <w:szCs w:val="24"/>
        </w:rPr>
        <w:t xml:space="preserve">patial </w:t>
      </w:r>
      <w:r w:rsidR="007F73AC" w:rsidRPr="007F73AC">
        <w:rPr>
          <w:rFonts w:ascii="Times New Roman" w:hAnsi="Times New Roman" w:cs="Times New Roman"/>
          <w:b/>
          <w:sz w:val="24"/>
          <w:szCs w:val="24"/>
        </w:rPr>
        <w:t>R</w:t>
      </w:r>
      <w:r w:rsidRPr="007F73AC">
        <w:rPr>
          <w:rFonts w:ascii="Times New Roman" w:hAnsi="Times New Roman" w:cs="Times New Roman"/>
          <w:b/>
          <w:sz w:val="24"/>
          <w:szCs w:val="24"/>
        </w:rPr>
        <w:t>esults</w:t>
      </w:r>
    </w:p>
    <w:p w14:paraId="6919474B" w14:textId="77777777" w:rsidR="0079493F" w:rsidRPr="00463729" w:rsidRDefault="00000000">
      <w:pPr>
        <w:keepNext/>
        <w:spacing w:after="60"/>
        <w:jc w:val="center"/>
        <w:rPr>
          <w:rFonts w:ascii="Times New Roman" w:hAnsi="Times New Roman" w:cs="Times New Roman"/>
        </w:rPr>
      </w:pPr>
      <w:r w:rsidRPr="00463729">
        <w:rPr>
          <w:rFonts w:ascii="Times New Roman" w:hAnsi="Times New Roman" w:cs="Times New Roman"/>
          <w:noProof/>
        </w:rPr>
        <w:drawing>
          <wp:inline distT="0" distB="0" distL="0" distR="0" wp14:anchorId="265563DF" wp14:editId="34E51D81">
            <wp:extent cx="6177280" cy="2606040"/>
            <wp:effectExtent l="0" t="0" r="0" b="0"/>
            <wp:docPr id="26" name="Picture 26" descr="Map of low income environmental patent shares in 20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w_share_map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7728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10A07" w14:textId="77777777" w:rsidR="0079493F" w:rsidRPr="00463729" w:rsidRDefault="00000000">
      <w:pPr>
        <w:spacing w:after="60"/>
        <w:jc w:val="center"/>
        <w:rPr>
          <w:rFonts w:ascii="Times New Roman" w:hAnsi="Times New Roman" w:cs="Times New Roman"/>
        </w:rPr>
      </w:pPr>
      <w:r w:rsidRPr="00463729">
        <w:rPr>
          <w:rFonts w:ascii="Times New Roman" w:hAnsi="Times New Roman" w:cs="Times New Roman"/>
          <w:noProof/>
        </w:rPr>
        <w:drawing>
          <wp:inline distT="0" distB="0" distL="0" distR="0" wp14:anchorId="54A9C03E" wp14:editId="0F40F753">
            <wp:extent cx="3996151" cy="566928"/>
            <wp:effectExtent l="0" t="0" r="0" b="0"/>
            <wp:docPr id="27" name="Picture 27" descr="Viridis colour scale from 0 to 100 perc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gh_share_colorba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96151" cy="566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4C5DE" w14:textId="77777777" w:rsidR="0079493F" w:rsidRPr="00463729" w:rsidRDefault="00000000">
      <w:pPr>
        <w:keepNext/>
        <w:spacing w:after="60"/>
        <w:jc w:val="center"/>
        <w:rPr>
          <w:rFonts w:ascii="Times New Roman" w:hAnsi="Times New Roman" w:cs="Times New Roman"/>
        </w:rPr>
      </w:pPr>
      <w:r w:rsidRPr="0046372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A5CD4BD" wp14:editId="665A293B">
            <wp:extent cx="6177280" cy="2606040"/>
            <wp:effectExtent l="0" t="0" r="0" b="0"/>
            <wp:docPr id="28" name="Picture 28" descr="Map of conditional spatial regression residuals for low inc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w_residual_map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7728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7D21A" w14:textId="77777777" w:rsidR="0079493F" w:rsidRPr="00463729" w:rsidRDefault="00000000">
      <w:pPr>
        <w:spacing w:after="60"/>
        <w:jc w:val="center"/>
        <w:rPr>
          <w:rFonts w:ascii="Times New Roman" w:hAnsi="Times New Roman" w:cs="Times New Roman"/>
        </w:rPr>
      </w:pPr>
      <w:r w:rsidRPr="00463729">
        <w:rPr>
          <w:rFonts w:ascii="Times New Roman" w:hAnsi="Times New Roman" w:cs="Times New Roman"/>
          <w:noProof/>
        </w:rPr>
        <w:drawing>
          <wp:inline distT="0" distB="0" distL="0" distR="0" wp14:anchorId="2BEC9CB8" wp14:editId="2F4501FB">
            <wp:extent cx="5596128" cy="658368"/>
            <wp:effectExtent l="0" t="0" r="0" b="0"/>
            <wp:docPr id="29" name="Picture 29" descr="Diverging residual colour scale centred at ze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w_residual_colorbar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96128" cy="658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59873" w14:textId="1F13ED2E" w:rsidR="0079493F" w:rsidRPr="00463729" w:rsidRDefault="0079493F">
      <w:pPr>
        <w:spacing w:after="0"/>
        <w:rPr>
          <w:rFonts w:ascii="Times New Roman" w:hAnsi="Times New Roman" w:cs="Times New Roman"/>
        </w:rPr>
      </w:pPr>
    </w:p>
    <w:p w14:paraId="7E3E31C9" w14:textId="08470B5F" w:rsidR="0079493F" w:rsidRPr="00463729" w:rsidRDefault="0079493F">
      <w:pPr>
        <w:spacing w:after="0"/>
        <w:rPr>
          <w:rFonts w:ascii="Times New Roman" w:hAnsi="Times New Roman" w:cs="Times New Roman"/>
        </w:rPr>
      </w:pPr>
    </w:p>
    <w:p w14:paraId="598FA228" w14:textId="77777777" w:rsidR="0079493F" w:rsidRPr="00463729" w:rsidRDefault="00000000">
      <w:pPr>
        <w:pStyle w:val="Heading1"/>
        <w:rPr>
          <w:rFonts w:ascii="Times New Roman" w:hAnsi="Times New Roman" w:cs="Times New Roman"/>
        </w:rPr>
      </w:pPr>
      <w:r w:rsidRPr="00463729">
        <w:rPr>
          <w:rFonts w:ascii="Times New Roman" w:hAnsi="Times New Roman" w:cs="Times New Roman"/>
        </w:rPr>
        <w:t>Sources and reproducibility</w:t>
      </w:r>
    </w:p>
    <w:p w14:paraId="764CB5F7" w14:textId="1B3DA1FF" w:rsidR="0079493F" w:rsidRPr="00463729" w:rsidRDefault="00000000">
      <w:pPr>
        <w:spacing w:after="80"/>
        <w:rPr>
          <w:rFonts w:ascii="Times New Roman" w:hAnsi="Times New Roman" w:cs="Times New Roman"/>
        </w:rPr>
      </w:pPr>
      <w:r w:rsidRPr="00463729">
        <w:rPr>
          <w:rFonts w:ascii="Times New Roman" w:hAnsi="Times New Roman" w:cs="Times New Roman"/>
          <w:sz w:val="20"/>
        </w:rPr>
        <w:t>[1]</w:t>
      </w:r>
      <w:r w:rsidR="0076411B">
        <w:rPr>
          <w:rFonts w:ascii="Times New Roman" w:hAnsi="Times New Roman" w:cs="Times New Roman"/>
          <w:sz w:val="20"/>
        </w:rPr>
        <w:t xml:space="preserve"> </w:t>
      </w:r>
      <w:r w:rsidRPr="00463729">
        <w:rPr>
          <w:rFonts w:ascii="Times New Roman" w:hAnsi="Times New Roman" w:cs="Times New Roman"/>
          <w:sz w:val="20"/>
        </w:rPr>
        <w:t xml:space="preserve">World Bank. </w:t>
      </w:r>
      <w:hyperlink r:id="rId35">
        <w:r w:rsidRPr="00463729">
          <w:rPr>
            <w:rFonts w:ascii="Times New Roman" w:hAnsi="Times New Roman" w:cs="Times New Roman"/>
            <w:sz w:val="20"/>
            <w:u w:val="single"/>
          </w:rPr>
          <w:t>World Bank Country and Lending Groups</w:t>
        </w:r>
      </w:hyperlink>
    </w:p>
    <w:p w14:paraId="77EDB1F9" w14:textId="77777777" w:rsidR="0079493F" w:rsidRPr="00463729" w:rsidRDefault="00000000">
      <w:pPr>
        <w:spacing w:after="80"/>
        <w:rPr>
          <w:rFonts w:ascii="Times New Roman" w:hAnsi="Times New Roman" w:cs="Times New Roman"/>
        </w:rPr>
      </w:pPr>
      <w:r w:rsidRPr="00463729">
        <w:rPr>
          <w:rFonts w:ascii="Times New Roman" w:hAnsi="Times New Roman" w:cs="Times New Roman"/>
          <w:sz w:val="20"/>
        </w:rPr>
        <w:t xml:space="preserve">[2] PySAL spreg. </w:t>
      </w:r>
      <w:hyperlink r:id="rId36">
        <w:r w:rsidRPr="00463729">
          <w:rPr>
            <w:rFonts w:ascii="Times New Roman" w:hAnsi="Times New Roman" w:cs="Times New Roman"/>
            <w:sz w:val="20"/>
            <w:u w:val="single"/>
          </w:rPr>
          <w:t>Maximum likelihood spatial lag regression</w:t>
        </w:r>
      </w:hyperlink>
    </w:p>
    <w:p w14:paraId="74D1975D" w14:textId="77777777" w:rsidR="0079493F" w:rsidRPr="00463729" w:rsidRDefault="00000000">
      <w:pPr>
        <w:spacing w:after="80"/>
        <w:rPr>
          <w:rFonts w:ascii="Times New Roman" w:hAnsi="Times New Roman" w:cs="Times New Roman"/>
        </w:rPr>
      </w:pPr>
      <w:r w:rsidRPr="00463729">
        <w:rPr>
          <w:rFonts w:ascii="Times New Roman" w:hAnsi="Times New Roman" w:cs="Times New Roman"/>
          <w:sz w:val="20"/>
        </w:rPr>
        <w:t xml:space="preserve">[3] PySAL libpysal. </w:t>
      </w:r>
      <w:hyperlink r:id="rId37">
        <w:r w:rsidRPr="00463729">
          <w:rPr>
            <w:rFonts w:ascii="Times New Roman" w:hAnsi="Times New Roman" w:cs="Times New Roman"/>
            <w:sz w:val="20"/>
            <w:u w:val="single"/>
          </w:rPr>
          <w:t>Nearest neighbour spatial weights</w:t>
        </w:r>
      </w:hyperlink>
    </w:p>
    <w:p w14:paraId="27A8B902" w14:textId="77777777" w:rsidR="0079493F" w:rsidRPr="00463729" w:rsidRDefault="00000000">
      <w:pPr>
        <w:spacing w:after="80"/>
        <w:rPr>
          <w:rFonts w:ascii="Times New Roman" w:hAnsi="Times New Roman" w:cs="Times New Roman"/>
        </w:rPr>
      </w:pPr>
      <w:r w:rsidRPr="00463729">
        <w:rPr>
          <w:rFonts w:ascii="Times New Roman" w:hAnsi="Times New Roman" w:cs="Times New Roman"/>
          <w:sz w:val="20"/>
        </w:rPr>
        <w:t xml:space="preserve">[4] Natural Earth. </w:t>
      </w:r>
      <w:hyperlink r:id="rId38">
        <w:r w:rsidRPr="00463729">
          <w:rPr>
            <w:rFonts w:ascii="Times New Roman" w:hAnsi="Times New Roman" w:cs="Times New Roman"/>
            <w:sz w:val="20"/>
            <w:u w:val="single"/>
          </w:rPr>
          <w:t>Admin 0 Countries boundaries</w:t>
        </w:r>
      </w:hyperlink>
    </w:p>
    <w:p w14:paraId="0ECE3CB3" w14:textId="77777777" w:rsidR="0079493F" w:rsidRPr="00463729" w:rsidRDefault="00000000">
      <w:pPr>
        <w:spacing w:after="80"/>
        <w:rPr>
          <w:rFonts w:ascii="Times New Roman" w:hAnsi="Times New Roman" w:cs="Times New Roman"/>
        </w:rPr>
      </w:pPr>
      <w:r w:rsidRPr="00463729">
        <w:rPr>
          <w:rFonts w:ascii="Times New Roman" w:hAnsi="Times New Roman" w:cs="Times New Roman"/>
          <w:sz w:val="20"/>
        </w:rPr>
        <w:t xml:space="preserve">[5] Matplotlib. </w:t>
      </w:r>
      <w:hyperlink r:id="rId39">
        <w:r w:rsidRPr="00463729">
          <w:rPr>
            <w:rFonts w:ascii="Times New Roman" w:hAnsi="Times New Roman" w:cs="Times New Roman"/>
            <w:sz w:val="20"/>
            <w:u w:val="single"/>
          </w:rPr>
          <w:t>Choosing colormaps</w:t>
        </w:r>
      </w:hyperlink>
    </w:p>
    <w:p w14:paraId="7C5113C4" w14:textId="2B0F8BF9" w:rsidR="0079493F" w:rsidRPr="00463729" w:rsidRDefault="00000000">
      <w:pPr>
        <w:rPr>
          <w:rFonts w:ascii="Times New Roman" w:hAnsi="Times New Roman" w:cs="Times New Roman"/>
        </w:rPr>
      </w:pPr>
      <w:r w:rsidRPr="00463729">
        <w:rPr>
          <w:rFonts w:ascii="Times New Roman" w:hAnsi="Times New Roman" w:cs="Times New Roman"/>
          <w:sz w:val="19"/>
        </w:rPr>
        <w:t>.</w:t>
      </w:r>
    </w:p>
    <w:sectPr w:rsidR="0079493F" w:rsidRPr="00463729" w:rsidSect="00034616">
      <w:footerReference w:type="default" r:id="rId40"/>
      <w:pgSz w:w="12240" w:h="15840"/>
      <w:pgMar w:top="893" w:right="1008" w:bottom="893" w:left="1008" w:header="346" w:footer="34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51B7DB" w14:textId="77777777" w:rsidR="006A4E16" w:rsidRDefault="006A4E16">
      <w:pPr>
        <w:spacing w:after="0" w:line="240" w:lineRule="auto"/>
      </w:pPr>
      <w:r>
        <w:separator/>
      </w:r>
    </w:p>
  </w:endnote>
  <w:endnote w:type="continuationSeparator" w:id="0">
    <w:p w14:paraId="111CE277" w14:textId="77777777" w:rsidR="006A4E16" w:rsidRDefault="006A4E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0E5D01" w14:textId="3ADFE19F" w:rsidR="0079493F" w:rsidRDefault="0079493F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37B16F" w14:textId="77777777" w:rsidR="006A4E16" w:rsidRDefault="006A4E16">
      <w:pPr>
        <w:spacing w:after="0" w:line="240" w:lineRule="auto"/>
      </w:pPr>
      <w:r>
        <w:separator/>
      </w:r>
    </w:p>
  </w:footnote>
  <w:footnote w:type="continuationSeparator" w:id="0">
    <w:p w14:paraId="362A6451" w14:textId="77777777" w:rsidR="006A4E16" w:rsidRDefault="006A4E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3495610">
    <w:abstractNumId w:val="8"/>
  </w:num>
  <w:num w:numId="2" w16cid:durableId="1920750603">
    <w:abstractNumId w:val="6"/>
  </w:num>
  <w:num w:numId="3" w16cid:durableId="1305620533">
    <w:abstractNumId w:val="5"/>
  </w:num>
  <w:num w:numId="4" w16cid:durableId="1786382603">
    <w:abstractNumId w:val="4"/>
  </w:num>
  <w:num w:numId="5" w16cid:durableId="1310859940">
    <w:abstractNumId w:val="7"/>
  </w:num>
  <w:num w:numId="6" w16cid:durableId="361327865">
    <w:abstractNumId w:val="3"/>
  </w:num>
  <w:num w:numId="7" w16cid:durableId="2129005027">
    <w:abstractNumId w:val="2"/>
  </w:num>
  <w:num w:numId="8" w16cid:durableId="1144202996">
    <w:abstractNumId w:val="1"/>
  </w:num>
  <w:num w:numId="9" w16cid:durableId="901984507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Muhammad  Hamid">
    <w15:presenceInfo w15:providerId="AD" w15:userId="S::i247352@isb.nu.edu.pk::69051931-d98d-45e9-8df0-a0de9101a00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747"/>
    <w:rsid w:val="00014FB3"/>
    <w:rsid w:val="00034616"/>
    <w:rsid w:val="0006063C"/>
    <w:rsid w:val="00060D23"/>
    <w:rsid w:val="000D17C1"/>
    <w:rsid w:val="0015074B"/>
    <w:rsid w:val="001D1A03"/>
    <w:rsid w:val="001F3F9D"/>
    <w:rsid w:val="0029639D"/>
    <w:rsid w:val="00326F90"/>
    <w:rsid w:val="00463729"/>
    <w:rsid w:val="00485FCE"/>
    <w:rsid w:val="004D0D05"/>
    <w:rsid w:val="00663FED"/>
    <w:rsid w:val="006A4E16"/>
    <w:rsid w:val="006D06F2"/>
    <w:rsid w:val="0076411B"/>
    <w:rsid w:val="0079052D"/>
    <w:rsid w:val="0079493F"/>
    <w:rsid w:val="007C5A64"/>
    <w:rsid w:val="007F73AC"/>
    <w:rsid w:val="00817CFA"/>
    <w:rsid w:val="00937F9A"/>
    <w:rsid w:val="00A20EA6"/>
    <w:rsid w:val="00AA1D8D"/>
    <w:rsid w:val="00AB3AE0"/>
    <w:rsid w:val="00AD00E9"/>
    <w:rsid w:val="00B47730"/>
    <w:rsid w:val="00C43D9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4F2D36"/>
  <w14:defaultImageDpi w14:val="300"/>
  <w15:docId w15:val="{C4CCA451-D5F2-49F1-A0E0-9B220A425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 w:line="264" w:lineRule="auto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80"/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after="100" w:line="240" w:lineRule="auto"/>
    </w:pPr>
    <w:rPr>
      <w:b/>
      <w:bCs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vision">
    <w:name w:val="Revision"/>
    <w:hidden/>
    <w:uiPriority w:val="99"/>
    <w:semiHidden/>
    <w:rsid w:val="000D17C1"/>
    <w:pPr>
      <w:spacing w:after="0" w:line="240" w:lineRule="auto"/>
    </w:pPr>
    <w:rPr>
      <w:rFonts w:ascii="Arial" w:hAnsi="Arial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hyperlink" Target="https://matplotlib.org/stable/users/explain/colors/colormaps.html" TargetMode="Externa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microsoft.com/office/2011/relationships/people" Target="peop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yperlink" Target="https://pysal.org/libpysal/stable/generated/libpysal.weights.KNN.html" TargetMode="External"/><Relationship Id="rId40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hyperlink" Target="https://pysal.org/spreg/generated/spreg.ML_Lag.html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yperlink" Target="https://datahelpdesk.worldbank.org/knowledgebase/articles/906519-world-bank-country-and-lending-groups" TargetMode="External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hyperlink" Target="https://www.naturalearthdata.com/downloads/10m-cultural-vectors/10m-admin-0-countri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12</Pages>
  <Words>850</Words>
  <Characters>4849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Environmental Patent Shares Across Country Income Groups</vt:lpstr>
    </vt:vector>
  </TitlesOfParts>
  <Manager/>
  <Company/>
  <LinksUpToDate>false</LinksUpToDate>
  <CharactersWithSpaces>5688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Environmental Patent Shares Across Country Income Groups</dc:title>
  <dc:subject>Country trends and exploratory spatial regression</dc:subject>
  <dc:creator/>
  <cp:keywords>environmental patents, Python, geospatial analysis, spatial regression</cp:keywords>
  <cp:lastModifiedBy>Muhammad  Hamid</cp:lastModifiedBy>
  <cp:revision>20</cp:revision>
  <dcterms:created xsi:type="dcterms:W3CDTF">2013-12-23T23:15:00Z</dcterms:created>
  <dcterms:modified xsi:type="dcterms:W3CDTF">2026-10-13T10:21:00Z</dcterms:modified>
  <cp:category/>
</cp:coreProperties>
</file>